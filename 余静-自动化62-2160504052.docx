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52FA4" w14:textId="77777777" w:rsidR="00D5352F" w:rsidRDefault="00D5352F" w:rsidP="00610F4C">
      <w:pPr>
        <w:pStyle w:val="1"/>
      </w:pPr>
    </w:p>
    <w:p w14:paraId="20D978A9" w14:textId="77777777" w:rsidR="00D5352F" w:rsidRDefault="00D5352F" w:rsidP="00D5352F">
      <w:pPr>
        <w:pStyle w:val="1"/>
        <w:jc w:val="center"/>
      </w:pPr>
    </w:p>
    <w:p w14:paraId="7AFBA0B5" w14:textId="51F6BF3D" w:rsidR="00610F4C" w:rsidRDefault="00610F4C" w:rsidP="00D5352F">
      <w:pPr>
        <w:pStyle w:val="1"/>
        <w:jc w:val="center"/>
      </w:pPr>
      <w:r>
        <w:rPr>
          <w:rFonts w:hint="eastAsia"/>
        </w:rPr>
        <w:t>第三次作业</w:t>
      </w:r>
    </w:p>
    <w:p w14:paraId="02136AD2" w14:textId="3DF59DBB" w:rsidR="00D5352F" w:rsidRDefault="00D5352F" w:rsidP="00D5352F"/>
    <w:p w14:paraId="12B0E58E" w14:textId="2763422B" w:rsidR="00D5352F" w:rsidRDefault="00D5352F" w:rsidP="00D5352F"/>
    <w:p w14:paraId="25EE2D56" w14:textId="3D4DFB2F" w:rsidR="00D5352F" w:rsidRDefault="00D5352F" w:rsidP="00D5352F"/>
    <w:p w14:paraId="73AA03BA" w14:textId="5C5DE59D" w:rsidR="00D5352F" w:rsidRDefault="00D5352F" w:rsidP="00D5352F"/>
    <w:p w14:paraId="193E995F" w14:textId="118E831E" w:rsidR="00D5352F" w:rsidRDefault="00D5352F" w:rsidP="00D5352F"/>
    <w:p w14:paraId="2348D2D1" w14:textId="77777777" w:rsidR="00D5352F" w:rsidRPr="00D5352F" w:rsidRDefault="00D5352F" w:rsidP="00D5352F"/>
    <w:p w14:paraId="77BB6DA0" w14:textId="2EA65A79" w:rsidR="00DA6B05" w:rsidRDefault="00610F4C" w:rsidP="00D5352F">
      <w:pPr>
        <w:jc w:val="center"/>
        <w:rPr>
          <w:rStyle w:val="a3"/>
          <w:sz w:val="28"/>
          <w:szCs w:val="28"/>
        </w:rPr>
      </w:pPr>
      <w:r>
        <w:rPr>
          <w:rStyle w:val="a3"/>
          <w:rFonts w:hint="eastAsia"/>
          <w:sz w:val="28"/>
          <w:szCs w:val="28"/>
        </w:rPr>
        <w:t>姓名：余静</w:t>
      </w:r>
    </w:p>
    <w:p w14:paraId="284BBA71" w14:textId="3EE99B37" w:rsidR="00DA6B05" w:rsidRDefault="00DA6B05" w:rsidP="00D5352F">
      <w:pPr>
        <w:jc w:val="center"/>
        <w:rPr>
          <w:rStyle w:val="a3"/>
          <w:sz w:val="28"/>
          <w:szCs w:val="28"/>
        </w:rPr>
      </w:pPr>
      <w:r w:rsidRPr="00610F4C">
        <w:rPr>
          <w:rStyle w:val="a3"/>
          <w:sz w:val="28"/>
          <w:szCs w:val="28"/>
        </w:rPr>
        <w:t>班级：自动化62</w:t>
      </w:r>
    </w:p>
    <w:p w14:paraId="3AA90C12" w14:textId="22F45CDB" w:rsidR="00610F4C" w:rsidRDefault="00610F4C" w:rsidP="00D5352F">
      <w:pPr>
        <w:jc w:val="center"/>
        <w:rPr>
          <w:rStyle w:val="a3"/>
          <w:sz w:val="28"/>
          <w:szCs w:val="28"/>
        </w:rPr>
      </w:pPr>
      <w:r w:rsidRPr="00610F4C">
        <w:rPr>
          <w:rStyle w:val="a3"/>
          <w:sz w:val="28"/>
          <w:szCs w:val="28"/>
        </w:rPr>
        <w:t>学号：2160504052</w:t>
      </w:r>
    </w:p>
    <w:p w14:paraId="139B092A" w14:textId="25CCA355" w:rsidR="00DA6B05" w:rsidRDefault="00DA6B05" w:rsidP="00D5352F">
      <w:pPr>
        <w:jc w:val="center"/>
        <w:rPr>
          <w:rStyle w:val="a3"/>
          <w:sz w:val="28"/>
          <w:szCs w:val="28"/>
        </w:rPr>
      </w:pPr>
      <w:r>
        <w:rPr>
          <w:rStyle w:val="a3"/>
          <w:rFonts w:hint="eastAsia"/>
          <w:sz w:val="28"/>
          <w:szCs w:val="28"/>
        </w:rPr>
        <w:t>提交日期：</w:t>
      </w:r>
      <w:r>
        <w:rPr>
          <w:rStyle w:val="a3"/>
          <w:sz w:val="28"/>
          <w:szCs w:val="28"/>
        </w:rPr>
        <w:t>2019年3月19日</w:t>
      </w:r>
    </w:p>
    <w:p w14:paraId="36A2B9CA" w14:textId="1BBE3FEB" w:rsidR="00DA6B05" w:rsidRDefault="00DA6B05" w:rsidP="00610F4C">
      <w:pPr>
        <w:rPr>
          <w:rStyle w:val="a3"/>
          <w:sz w:val="28"/>
          <w:szCs w:val="28"/>
        </w:rPr>
      </w:pPr>
    </w:p>
    <w:p w14:paraId="6CA6E36C" w14:textId="596FAA42" w:rsidR="00DA6B05" w:rsidRDefault="00DA6B05" w:rsidP="00610F4C">
      <w:pPr>
        <w:rPr>
          <w:rStyle w:val="a3"/>
          <w:sz w:val="28"/>
          <w:szCs w:val="28"/>
        </w:rPr>
      </w:pPr>
    </w:p>
    <w:p w14:paraId="2BE381EA" w14:textId="51FBC2FA" w:rsidR="00DA6B05" w:rsidRDefault="00DA6B05" w:rsidP="00610F4C">
      <w:pPr>
        <w:rPr>
          <w:rStyle w:val="a3"/>
          <w:sz w:val="28"/>
          <w:szCs w:val="28"/>
        </w:rPr>
      </w:pPr>
    </w:p>
    <w:p w14:paraId="4273C9E9" w14:textId="6F15C85B" w:rsidR="00DA6B05" w:rsidRDefault="00DA6B05" w:rsidP="00610F4C">
      <w:pPr>
        <w:rPr>
          <w:rStyle w:val="a3"/>
          <w:sz w:val="28"/>
          <w:szCs w:val="28"/>
        </w:rPr>
      </w:pPr>
    </w:p>
    <w:p w14:paraId="31B44DA9" w14:textId="6D1416F2" w:rsidR="00DA6B05" w:rsidRDefault="00DA6B05" w:rsidP="00610F4C">
      <w:pPr>
        <w:rPr>
          <w:rStyle w:val="a3"/>
          <w:sz w:val="28"/>
          <w:szCs w:val="28"/>
        </w:rPr>
      </w:pPr>
    </w:p>
    <w:p w14:paraId="36C137DA" w14:textId="2D887C70" w:rsidR="00DA6B05" w:rsidRDefault="00DA6B05" w:rsidP="00610F4C">
      <w:pPr>
        <w:rPr>
          <w:rStyle w:val="a3"/>
          <w:sz w:val="28"/>
          <w:szCs w:val="28"/>
        </w:rPr>
      </w:pPr>
    </w:p>
    <w:p w14:paraId="681AB126" w14:textId="630ADE30" w:rsidR="00DA6B05" w:rsidRDefault="00DA6B05" w:rsidP="00610F4C">
      <w:pPr>
        <w:rPr>
          <w:rStyle w:val="a3"/>
          <w:sz w:val="28"/>
          <w:szCs w:val="28"/>
        </w:rPr>
      </w:pPr>
    </w:p>
    <w:p w14:paraId="32FABA0B" w14:textId="57C01355" w:rsidR="00DA6B05" w:rsidRDefault="00DA6B05" w:rsidP="00610F4C">
      <w:pPr>
        <w:rPr>
          <w:rStyle w:val="a3"/>
          <w:sz w:val="28"/>
          <w:szCs w:val="28"/>
        </w:rPr>
      </w:pPr>
    </w:p>
    <w:p w14:paraId="0A87A395" w14:textId="109B4E1E" w:rsidR="00DA6B05" w:rsidRDefault="00DA6B05" w:rsidP="00610F4C">
      <w:pPr>
        <w:rPr>
          <w:rStyle w:val="a3"/>
          <w:sz w:val="28"/>
          <w:szCs w:val="28"/>
        </w:rPr>
      </w:pPr>
    </w:p>
    <w:p w14:paraId="28F133DA" w14:textId="4441E5A2" w:rsidR="00DA6B05" w:rsidRDefault="00DA6B05" w:rsidP="00DA6B05">
      <w:pPr>
        <w:pStyle w:val="1"/>
        <w:rPr>
          <w:rStyle w:val="a3"/>
          <w:sz w:val="28"/>
          <w:szCs w:val="28"/>
        </w:rPr>
      </w:pPr>
      <w:r>
        <w:rPr>
          <w:rStyle w:val="a3"/>
          <w:rFonts w:hint="eastAsia"/>
          <w:sz w:val="28"/>
          <w:szCs w:val="28"/>
        </w:rPr>
        <w:lastRenderedPageBreak/>
        <w:t>摘要：</w:t>
      </w:r>
    </w:p>
    <w:p w14:paraId="2F13592F" w14:textId="305B0C3D" w:rsidR="00D5352F" w:rsidRPr="00D5352F" w:rsidRDefault="00D5352F" w:rsidP="00D5352F">
      <w:pPr>
        <w:ind w:firstLineChars="200" w:firstLine="420"/>
        <w:rPr>
          <w:rStyle w:val="a3"/>
        </w:rPr>
      </w:pPr>
      <w:r w:rsidRPr="00D5352F">
        <w:rPr>
          <w:rStyle w:val="a3"/>
        </w:rPr>
        <w:t>直方图是数字图像处理中尤为重要的一个工具。在进行图像操作的过程中，首先应该了解图像的灰度级直方图分布，然后进行各种直方图均衡、直方图匹配、图像增强、图像分割等各种操作。本次实验即为基于直方图的数字图像处理。</w:t>
      </w:r>
    </w:p>
    <w:p w14:paraId="0021552C" w14:textId="77777777" w:rsidR="00DA6B05" w:rsidRDefault="00DA6B05" w:rsidP="00DA6B05"/>
    <w:p w14:paraId="6E100978" w14:textId="77777777" w:rsidR="00DA6B05" w:rsidRDefault="00DA6B05" w:rsidP="00DA6B05"/>
    <w:p w14:paraId="078524DA" w14:textId="77777777" w:rsidR="00DA6B05" w:rsidRDefault="00DA6B05" w:rsidP="00DA6B05"/>
    <w:p w14:paraId="473430D4" w14:textId="77777777" w:rsidR="00DA6B05" w:rsidRDefault="00DA6B05" w:rsidP="00DA6B05"/>
    <w:p w14:paraId="56EAD421" w14:textId="77777777" w:rsidR="00DA6B05" w:rsidRDefault="00DA6B05" w:rsidP="00DA6B05"/>
    <w:p w14:paraId="5F9273B3" w14:textId="77777777" w:rsidR="00DA6B05" w:rsidRDefault="00DA6B05" w:rsidP="00DA6B05"/>
    <w:p w14:paraId="56302D36" w14:textId="77777777" w:rsidR="00DA6B05" w:rsidRDefault="00DA6B05" w:rsidP="00DA6B05"/>
    <w:p w14:paraId="5DB47A5D" w14:textId="77777777" w:rsidR="00DA6B05" w:rsidRDefault="00DA6B05" w:rsidP="00DA6B05"/>
    <w:p w14:paraId="47447AB9" w14:textId="77777777" w:rsidR="00DA6B05" w:rsidRDefault="00DA6B05" w:rsidP="00DA6B05"/>
    <w:p w14:paraId="097937C2" w14:textId="77777777" w:rsidR="00DA6B05" w:rsidRDefault="00DA6B05" w:rsidP="00DA6B05"/>
    <w:p w14:paraId="21637956" w14:textId="77777777" w:rsidR="00DA6B05" w:rsidRDefault="00DA6B05" w:rsidP="00DA6B05"/>
    <w:p w14:paraId="2EC7DC46" w14:textId="77777777" w:rsidR="00DA6B05" w:rsidRDefault="00DA6B05" w:rsidP="00DA6B05"/>
    <w:p w14:paraId="55AB4FEF" w14:textId="77777777" w:rsidR="00DA6B05" w:rsidRDefault="00DA6B05" w:rsidP="00DA6B05"/>
    <w:p w14:paraId="65007C1D" w14:textId="77777777" w:rsidR="00DA6B05" w:rsidRDefault="00DA6B05" w:rsidP="00DA6B05"/>
    <w:p w14:paraId="2F42C60B" w14:textId="77777777" w:rsidR="00DA6B05" w:rsidRDefault="00DA6B05" w:rsidP="00DA6B05"/>
    <w:p w14:paraId="344EA5CD" w14:textId="77777777" w:rsidR="00DA6B05" w:rsidRDefault="00DA6B05" w:rsidP="00DA6B05"/>
    <w:p w14:paraId="2A804FE5" w14:textId="77777777" w:rsidR="00DA6B05" w:rsidRDefault="00DA6B05" w:rsidP="00DA6B05"/>
    <w:p w14:paraId="05AF2A11" w14:textId="77777777" w:rsidR="00DA6B05" w:rsidRDefault="00DA6B05" w:rsidP="00DA6B05"/>
    <w:p w14:paraId="4F0A1291" w14:textId="77777777" w:rsidR="00DA6B05" w:rsidRDefault="00DA6B05" w:rsidP="00DA6B05"/>
    <w:p w14:paraId="06616E0A" w14:textId="77777777" w:rsidR="00DA6B05" w:rsidRDefault="00DA6B05" w:rsidP="00DA6B05"/>
    <w:p w14:paraId="0FAE8FC2" w14:textId="77777777" w:rsidR="00DA6B05" w:rsidRDefault="00DA6B05" w:rsidP="00DA6B05"/>
    <w:p w14:paraId="0E17B07D" w14:textId="77777777" w:rsidR="00DA6B05" w:rsidRDefault="00DA6B05" w:rsidP="00DA6B05"/>
    <w:p w14:paraId="7C7447C6" w14:textId="77777777" w:rsidR="00DA6B05" w:rsidRDefault="00DA6B05" w:rsidP="00DA6B05"/>
    <w:p w14:paraId="55D73BDC" w14:textId="77777777" w:rsidR="00DA6B05" w:rsidRDefault="00DA6B05" w:rsidP="00DA6B05"/>
    <w:p w14:paraId="19D16578" w14:textId="77777777" w:rsidR="00DA6B05" w:rsidRDefault="00DA6B05" w:rsidP="00DA6B05"/>
    <w:p w14:paraId="3FC00F51" w14:textId="77777777" w:rsidR="00DA6B05" w:rsidRDefault="00DA6B05" w:rsidP="00DA6B05"/>
    <w:p w14:paraId="32E54EE2" w14:textId="77777777" w:rsidR="00DA6B05" w:rsidRDefault="00DA6B05" w:rsidP="00DA6B05"/>
    <w:p w14:paraId="5D750267" w14:textId="77777777" w:rsidR="00DA6B05" w:rsidRDefault="00DA6B05" w:rsidP="00DA6B05"/>
    <w:p w14:paraId="696EE26E" w14:textId="77777777" w:rsidR="00DA6B05" w:rsidRDefault="00DA6B05" w:rsidP="00DA6B05"/>
    <w:p w14:paraId="15407BC8" w14:textId="77777777" w:rsidR="00DA6B05" w:rsidRDefault="00DA6B05" w:rsidP="00DA6B05"/>
    <w:p w14:paraId="601C66EB" w14:textId="77777777" w:rsidR="00DA6B05" w:rsidRDefault="00DA6B05" w:rsidP="00DA6B05"/>
    <w:p w14:paraId="25606FA7" w14:textId="77777777" w:rsidR="00DA6B05" w:rsidRDefault="00DA6B05" w:rsidP="00DA6B05"/>
    <w:p w14:paraId="718AE261" w14:textId="77777777" w:rsidR="00DA6B05" w:rsidRDefault="00DA6B05" w:rsidP="00DA6B05"/>
    <w:p w14:paraId="577C763F" w14:textId="77777777" w:rsidR="00DA6B05" w:rsidRDefault="00DA6B05" w:rsidP="00DA6B05"/>
    <w:p w14:paraId="5E67C100" w14:textId="77777777" w:rsidR="00DA6B05" w:rsidRDefault="00DA6B05" w:rsidP="00DA6B05"/>
    <w:p w14:paraId="117F8B12" w14:textId="77777777" w:rsidR="00DA6B05" w:rsidRDefault="00DA6B05" w:rsidP="00DA6B05"/>
    <w:p w14:paraId="555B92D0" w14:textId="77777777" w:rsidR="00DA6B05" w:rsidRDefault="00DA6B05" w:rsidP="00DA6B05"/>
    <w:p w14:paraId="1CBD539F" w14:textId="77777777" w:rsidR="00DA6B05" w:rsidRDefault="00DA6B05" w:rsidP="00DA6B05"/>
    <w:p w14:paraId="1F155668" w14:textId="77777777" w:rsidR="00DA6B05" w:rsidRDefault="00DA6B05" w:rsidP="00DA6B05">
      <w:pPr>
        <w:pStyle w:val="2"/>
      </w:pPr>
      <w:r>
        <w:rPr>
          <w:rFonts w:hint="eastAsia"/>
        </w:rPr>
        <w:lastRenderedPageBreak/>
        <w:t>一、</w:t>
      </w:r>
      <w:r w:rsidRPr="00DA6B05">
        <w:rPr>
          <w:rFonts w:hint="eastAsia"/>
        </w:rPr>
        <w:t>把附件图像的直方图画出；</w:t>
      </w:r>
      <w:r w:rsidRPr="00DA6B05">
        <w:t xml:space="preserve"> </w:t>
      </w:r>
      <w:r w:rsidRPr="00DA6B05">
        <w:rPr>
          <w:rFonts w:hint="eastAsia"/>
        </w:rPr>
        <w:t xml:space="preserve"> </w:t>
      </w:r>
    </w:p>
    <w:p w14:paraId="7A946699" w14:textId="749BFBBC" w:rsidR="00DA6B05" w:rsidRPr="00DA6B05" w:rsidRDefault="00DA6B05" w:rsidP="00DA6B05">
      <w:pPr>
        <w:pStyle w:val="4"/>
        <w:rPr>
          <w:rStyle w:val="a3"/>
          <w:b/>
          <w:bCs/>
        </w:rPr>
      </w:pPr>
      <w:r w:rsidRPr="00DA6B05">
        <w:rPr>
          <w:rStyle w:val="a3"/>
          <w:b/>
          <w:bCs/>
        </w:rPr>
        <w:t>1.问题分析</w:t>
      </w:r>
    </w:p>
    <w:p w14:paraId="18BFF066" w14:textId="33550001" w:rsidR="00DA6B05" w:rsidRDefault="00DA6B05" w:rsidP="00DA6B05">
      <w:pPr>
        <w:ind w:firstLine="420"/>
        <w:rPr>
          <w:rStyle w:val="a3"/>
        </w:rPr>
      </w:pPr>
      <w:r>
        <w:rPr>
          <w:rFonts w:ascii="Segoe UI" w:hAnsi="Segoe UI" w:cs="Segoe UI"/>
          <w:color w:val="24292E"/>
          <w:shd w:val="clear" w:color="auto" w:fill="FFFFFF"/>
        </w:rPr>
        <w:t>灰度直方图是关于灰度级分布的函数，是对图像中灰度级分布的统计</w:t>
      </w:r>
      <w:r>
        <w:rPr>
          <w:rFonts w:ascii="Segoe UI" w:hAnsi="Segoe UI" w:cs="Segoe UI" w:hint="eastAsia"/>
          <w:color w:val="24292E"/>
          <w:shd w:val="clear" w:color="auto" w:fill="FFFFFF"/>
        </w:rPr>
        <w:t>。附件</w:t>
      </w:r>
      <w:r>
        <w:rPr>
          <w:rFonts w:ascii="Segoe UI" w:hAnsi="Segoe UI" w:cs="Segoe UI"/>
          <w:color w:val="24292E"/>
          <w:shd w:val="clear" w:color="auto" w:fill="FFFFFF"/>
        </w:rPr>
        <w:t>图像的直方图</w:t>
      </w:r>
      <w:r>
        <w:rPr>
          <w:rFonts w:ascii="Segoe UI" w:hAnsi="Segoe UI" w:cs="Segoe UI" w:hint="eastAsia"/>
          <w:color w:val="24292E"/>
          <w:shd w:val="clear" w:color="auto" w:fill="FFFFFF"/>
        </w:rPr>
        <w:t>通过</w:t>
      </w:r>
      <w:proofErr w:type="spellStart"/>
      <w:r>
        <w:rPr>
          <w:rFonts w:ascii="Segoe UI" w:hAnsi="Segoe UI" w:cs="Segoe UI" w:hint="eastAsia"/>
          <w:color w:val="24292E"/>
          <w:shd w:val="clear" w:color="auto" w:fill="FFFFFF"/>
        </w:rPr>
        <w:t>m</w:t>
      </w:r>
      <w:r>
        <w:rPr>
          <w:rFonts w:ascii="Segoe UI" w:hAnsi="Segoe UI" w:cs="Segoe UI"/>
          <w:color w:val="24292E"/>
          <w:shd w:val="clear" w:color="auto" w:fill="FFFFFF"/>
        </w:rPr>
        <w:t>atlab</w:t>
      </w:r>
      <w:proofErr w:type="spellEnd"/>
      <w:r>
        <w:rPr>
          <w:rFonts w:ascii="Segoe UI" w:hAnsi="Segoe UI" w:cs="Segoe UI"/>
          <w:color w:val="24292E"/>
          <w:shd w:val="clear" w:color="auto" w:fill="FFFFFF"/>
        </w:rPr>
        <w:t>函数实现</w:t>
      </w:r>
      <w:r>
        <w:rPr>
          <w:rFonts w:ascii="Segoe UI" w:hAnsi="Segoe UI" w:cs="Segoe UI" w:hint="eastAsia"/>
          <w:color w:val="24292E"/>
          <w:shd w:val="clear" w:color="auto" w:fill="FFFFFF"/>
        </w:rPr>
        <w:t>。</w:t>
      </w:r>
    </w:p>
    <w:p w14:paraId="3218D849" w14:textId="0EE1F0CF" w:rsidR="00DA6B05" w:rsidRPr="00DA6B05" w:rsidRDefault="00DA6B05" w:rsidP="00DA6B05">
      <w:pPr>
        <w:pStyle w:val="4"/>
        <w:rPr>
          <w:rStyle w:val="a3"/>
          <w:b/>
          <w:bCs/>
        </w:rPr>
      </w:pPr>
      <w:r w:rsidRPr="00DA6B05">
        <w:rPr>
          <w:rStyle w:val="a3"/>
          <w:rFonts w:hint="eastAsia"/>
          <w:b/>
          <w:bCs/>
        </w:rPr>
        <w:t>2.实验步骤</w:t>
      </w:r>
    </w:p>
    <w:p w14:paraId="7A045510" w14:textId="769DCE88" w:rsidR="00DA6B05" w:rsidRDefault="00DA6B05" w:rsidP="00DA6B05">
      <w:pPr>
        <w:ind w:firstLine="420"/>
        <w:rPr>
          <w:rFonts w:ascii="Segoe UI" w:hAnsi="Segoe UI" w:cs="Segoe UI"/>
          <w:color w:val="24292E"/>
          <w:shd w:val="clear" w:color="auto" w:fill="FFFFFF"/>
        </w:rPr>
      </w:pPr>
      <w:r>
        <w:rPr>
          <w:rFonts w:ascii="Segoe UI" w:hAnsi="Segoe UI" w:cs="Segoe UI"/>
          <w:color w:val="24292E"/>
          <w:shd w:val="clear" w:color="auto" w:fill="FFFFFF"/>
        </w:rPr>
        <w:t>统计每个灰度级别的像素数量</w:t>
      </w:r>
      <w:r>
        <w:rPr>
          <w:rFonts w:ascii="Segoe UI" w:hAnsi="Segoe UI" w:cs="Segoe UI" w:hint="eastAsia"/>
          <w:color w:val="24292E"/>
          <w:shd w:val="clear" w:color="auto" w:fill="FFFFFF"/>
        </w:rPr>
        <w:t>，</w:t>
      </w:r>
      <w:r>
        <w:rPr>
          <w:rFonts w:ascii="Segoe UI" w:hAnsi="Segoe UI" w:cs="Segoe UI"/>
          <w:color w:val="24292E"/>
          <w:shd w:val="clear" w:color="auto" w:fill="FFFFFF"/>
        </w:rPr>
        <w:t>存入一个</w:t>
      </w:r>
      <w:r>
        <w:rPr>
          <w:rFonts w:ascii="Segoe UI" w:hAnsi="Segoe UI" w:cs="Segoe UI"/>
          <w:color w:val="24292E"/>
          <w:shd w:val="clear" w:color="auto" w:fill="FFFFFF"/>
        </w:rPr>
        <w:t>256</w:t>
      </w:r>
      <w:r>
        <w:rPr>
          <w:rFonts w:ascii="Segoe UI" w:hAnsi="Segoe UI" w:cs="Segoe UI"/>
          <w:color w:val="24292E"/>
          <w:shd w:val="clear" w:color="auto" w:fill="FFFFFF"/>
        </w:rPr>
        <w:t>维的数组中</w:t>
      </w:r>
      <w:r>
        <w:rPr>
          <w:rFonts w:ascii="Segoe UI" w:hAnsi="Segoe UI" w:cs="Segoe UI" w:hint="eastAsia"/>
          <w:color w:val="24292E"/>
          <w:shd w:val="clear" w:color="auto" w:fill="FFFFFF"/>
        </w:rPr>
        <w:t>。利用函数绘制直方图。</w:t>
      </w:r>
    </w:p>
    <w:p w14:paraId="372ACC17" w14:textId="1F092D0C" w:rsidR="00DA6B05" w:rsidRDefault="00DA6B05" w:rsidP="00DA6B05">
      <w:pPr>
        <w:pStyle w:val="4"/>
        <w:rPr>
          <w:shd w:val="clear" w:color="auto" w:fill="FFFFFF"/>
        </w:rPr>
      </w:pPr>
      <w:r>
        <w:rPr>
          <w:rFonts w:hint="eastAsia"/>
          <w:shd w:val="clear" w:color="auto" w:fill="FFFFFF"/>
        </w:rPr>
        <w:t>3.实验结果</w:t>
      </w:r>
    </w:p>
    <w:p w14:paraId="3E11DFBB" w14:textId="5BF1C16F" w:rsidR="0040169D" w:rsidRDefault="0040169D" w:rsidP="0040169D">
      <w:r>
        <w:rPr>
          <w:noProof/>
        </w:rPr>
        <w:drawing>
          <wp:inline distT="0" distB="0" distL="0" distR="0" wp14:anchorId="61537373" wp14:editId="0CACCAEE">
            <wp:extent cx="5274310" cy="41706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70680"/>
                    </a:xfrm>
                    <a:prstGeom prst="rect">
                      <a:avLst/>
                    </a:prstGeom>
                  </pic:spPr>
                </pic:pic>
              </a:graphicData>
            </a:graphic>
          </wp:inline>
        </w:drawing>
      </w:r>
    </w:p>
    <w:p w14:paraId="6496A945" w14:textId="123C3754" w:rsidR="0040169D" w:rsidRDefault="0040169D" w:rsidP="0040169D"/>
    <w:p w14:paraId="6763A366" w14:textId="2D61134A" w:rsidR="00DA6B05" w:rsidRPr="00DA6B05" w:rsidRDefault="00E07DE3" w:rsidP="00E07DE3">
      <w:pPr>
        <w:pStyle w:val="2"/>
      </w:pPr>
      <w:r>
        <w:rPr>
          <w:rFonts w:hint="eastAsia"/>
        </w:rPr>
        <w:lastRenderedPageBreak/>
        <w:t>二、</w:t>
      </w:r>
      <w:r w:rsidRPr="00E07DE3">
        <w:rPr>
          <w:rFonts w:hint="eastAsia"/>
        </w:rPr>
        <w:t>把所有图像进行直方图均衡；输出均衡后的图像和源图像进行比对；分析改善内容；</w:t>
      </w:r>
    </w:p>
    <w:p w14:paraId="5B585ECC" w14:textId="0091AD7E" w:rsidR="00610F4C" w:rsidRDefault="00E07DE3" w:rsidP="00E07DE3">
      <w:pPr>
        <w:pStyle w:val="4"/>
      </w:pPr>
      <w:r>
        <w:rPr>
          <w:rFonts w:hint="eastAsia"/>
        </w:rPr>
        <w:t>1.问题分析</w:t>
      </w:r>
    </w:p>
    <w:p w14:paraId="6FB95EA9" w14:textId="7BFAEBA0" w:rsidR="00E07DE3" w:rsidRDefault="00E07DE3" w:rsidP="00E07DE3">
      <w:pPr>
        <w:ind w:firstLineChars="200" w:firstLine="420"/>
      </w:pPr>
      <w:r>
        <w:rPr>
          <w:shd w:val="clear" w:color="auto" w:fill="FFFFFF"/>
        </w:rPr>
        <w:t>直方图均衡化</w:t>
      </w:r>
      <w:r>
        <w:rPr>
          <w:rFonts w:hint="eastAsia"/>
          <w:shd w:val="clear" w:color="auto" w:fill="FFFFFF"/>
        </w:rPr>
        <w:t>，</w:t>
      </w:r>
      <w:r>
        <w:rPr>
          <w:shd w:val="clear" w:color="auto" w:fill="FFFFFF"/>
        </w:rPr>
        <w:t>是利用图像直方图</w:t>
      </w:r>
      <w:r>
        <w:rPr>
          <w:rFonts w:hint="eastAsia"/>
          <w:shd w:val="clear" w:color="auto" w:fill="FFFFFF"/>
        </w:rPr>
        <w:t>调整对比度，使</w:t>
      </w:r>
      <w:r>
        <w:rPr>
          <w:shd w:val="clear" w:color="auto" w:fill="FFFFFF"/>
        </w:rPr>
        <w:t>亮度在直方图上</w:t>
      </w:r>
      <w:r>
        <w:rPr>
          <w:rFonts w:hint="eastAsia"/>
          <w:shd w:val="clear" w:color="auto" w:fill="FFFFFF"/>
        </w:rPr>
        <w:t>的</w:t>
      </w:r>
      <w:r>
        <w:rPr>
          <w:shd w:val="clear" w:color="auto" w:fill="FFFFFF"/>
        </w:rPr>
        <w:t>分布</w:t>
      </w:r>
      <w:r>
        <w:rPr>
          <w:rFonts w:hint="eastAsia"/>
          <w:shd w:val="clear" w:color="auto" w:fill="FFFFFF"/>
        </w:rPr>
        <w:t>更好</w:t>
      </w:r>
      <w:r>
        <w:rPr>
          <w:shd w:val="clear" w:color="auto" w:fill="FFFFFF"/>
        </w:rPr>
        <w:t>。可以用于增强局部的对比度而不影响整体的对比度</w:t>
      </w:r>
      <w:r>
        <w:rPr>
          <w:rFonts w:hint="eastAsia"/>
          <w:shd w:val="clear" w:color="auto" w:fill="FFFFFF"/>
        </w:rPr>
        <w:t>。</w:t>
      </w:r>
      <w:r w:rsidRPr="00E07DE3">
        <w:rPr>
          <w:rFonts w:hint="eastAsia"/>
        </w:rPr>
        <w:t xml:space="preserve"> </w:t>
      </w:r>
    </w:p>
    <w:p w14:paraId="642E5AD3" w14:textId="7068E77F" w:rsidR="00E07DE3" w:rsidRDefault="00E07DE3" w:rsidP="00E07DE3">
      <w:pPr>
        <w:pStyle w:val="4"/>
      </w:pPr>
      <w:r>
        <w:rPr>
          <w:rFonts w:hint="eastAsia"/>
        </w:rPr>
        <w:t>2.实验步骤</w:t>
      </w:r>
    </w:p>
    <w:p w14:paraId="3098EE32" w14:textId="33914271" w:rsidR="00E07DE3" w:rsidRDefault="002247CF" w:rsidP="00E07DE3">
      <w:pPr>
        <w:ind w:firstLineChars="200" w:firstLine="420"/>
        <w:rPr>
          <w:rFonts w:ascii="Segoe UI" w:hAnsi="Segoe UI" w:cs="Segoe UI"/>
          <w:color w:val="24292E"/>
          <w:shd w:val="clear" w:color="auto" w:fill="FFFFFF"/>
        </w:rPr>
      </w:pPr>
      <w:r>
        <w:rPr>
          <w:rFonts w:ascii="Segoe UI" w:hAnsi="Segoe UI" w:cs="Segoe UI"/>
          <w:color w:val="24292E"/>
          <w:shd w:val="clear" w:color="auto" w:fill="FFFFFF"/>
        </w:rPr>
        <w:t>对每个通道分别统计像素值</w:t>
      </w:r>
      <w:r>
        <w:rPr>
          <w:rFonts w:ascii="Segoe UI" w:hAnsi="Segoe UI" w:cs="Segoe UI"/>
          <w:color w:val="24292E"/>
          <w:shd w:val="clear" w:color="auto" w:fill="FFFFFF"/>
        </w:rPr>
        <w:t>[0,255]</w:t>
      </w:r>
      <w:r>
        <w:rPr>
          <w:rFonts w:ascii="Segoe UI" w:hAnsi="Segoe UI" w:cs="Segoe UI"/>
          <w:color w:val="24292E"/>
          <w:shd w:val="clear" w:color="auto" w:fill="FFFFFF"/>
        </w:rPr>
        <w:t>出现的次数</w:t>
      </w:r>
      <w:r>
        <w:rPr>
          <w:rFonts w:ascii="Segoe UI" w:hAnsi="Segoe UI" w:cs="Segoe UI" w:hint="eastAsia"/>
          <w:color w:val="24292E"/>
          <w:shd w:val="clear" w:color="auto" w:fill="FFFFFF"/>
        </w:rPr>
        <w:t>，</w:t>
      </w:r>
      <w:r>
        <w:rPr>
          <w:rFonts w:ascii="Segoe UI" w:hAnsi="Segoe UI" w:cs="Segoe UI"/>
          <w:color w:val="24292E"/>
          <w:shd w:val="clear" w:color="auto" w:fill="FFFFFF"/>
        </w:rPr>
        <w:t>得到概率直方图对每个通道分别求像素值</w:t>
      </w:r>
      <w:r>
        <w:rPr>
          <w:rFonts w:ascii="Segoe UI" w:hAnsi="Segoe UI" w:cs="Segoe UI"/>
          <w:color w:val="24292E"/>
          <w:shd w:val="clear" w:color="auto" w:fill="FFFFFF"/>
        </w:rPr>
        <w:t>[0,255]</w:t>
      </w:r>
      <w:r>
        <w:rPr>
          <w:rFonts w:ascii="Segoe UI" w:hAnsi="Segoe UI" w:cs="Segoe UI"/>
          <w:color w:val="24292E"/>
          <w:shd w:val="clear" w:color="auto" w:fill="FFFFFF"/>
        </w:rPr>
        <w:t>概率的前缀和，得到累计直方图。根据累计直方图分别求像素映射函数。</w:t>
      </w:r>
      <w:r w:rsidR="00E07DE3">
        <w:rPr>
          <w:rFonts w:ascii="Segoe UI" w:hAnsi="Segoe UI" w:cs="Segoe UI"/>
          <w:color w:val="24292E"/>
          <w:shd w:val="clear" w:color="auto" w:fill="FFFFFF"/>
        </w:rPr>
        <w:t>将原直方图各个部分的值映射到新的直方图上，新的直方图分布较为均匀</w:t>
      </w:r>
      <w:r w:rsidR="00E07DE3">
        <w:rPr>
          <w:rFonts w:ascii="Segoe UI" w:hAnsi="Segoe UI" w:cs="Segoe UI" w:hint="eastAsia"/>
          <w:color w:val="24292E"/>
          <w:shd w:val="clear" w:color="auto" w:fill="FFFFFF"/>
        </w:rPr>
        <w:t>。</w:t>
      </w:r>
      <w:r w:rsidR="00E07DE3">
        <w:rPr>
          <w:rFonts w:ascii="Segoe UI" w:hAnsi="Segoe UI" w:cs="Segoe UI"/>
          <w:color w:val="24292E"/>
          <w:shd w:val="clear" w:color="auto" w:fill="FFFFFF"/>
        </w:rPr>
        <w:t>只需要</w:t>
      </w:r>
      <w:r w:rsidR="00E07DE3">
        <w:rPr>
          <w:rFonts w:ascii="Segoe UI" w:hAnsi="Segoe UI" w:cs="Segoe UI" w:hint="eastAsia"/>
          <w:color w:val="24292E"/>
          <w:shd w:val="clear" w:color="auto" w:fill="FFFFFF"/>
        </w:rPr>
        <w:t>通过子函数</w:t>
      </w:r>
      <w:r w:rsidR="00E07DE3">
        <w:rPr>
          <w:rFonts w:ascii="Segoe UI" w:hAnsi="Segoe UI" w:cs="Segoe UI"/>
          <w:color w:val="24292E"/>
          <w:shd w:val="clear" w:color="auto" w:fill="FFFFFF"/>
        </w:rPr>
        <w:t>完成对应的像素转换，将原图像转为均衡后图像即可</w:t>
      </w:r>
      <w:r w:rsidR="00E07DE3">
        <w:rPr>
          <w:rFonts w:ascii="Segoe UI" w:hAnsi="Segoe UI" w:cs="Segoe UI" w:hint="eastAsia"/>
          <w:color w:val="24292E"/>
          <w:shd w:val="clear" w:color="auto" w:fill="FFFFFF"/>
        </w:rPr>
        <w:t>。</w:t>
      </w:r>
    </w:p>
    <w:p w14:paraId="619E8CD3" w14:textId="7DCFF799" w:rsidR="00610F4C" w:rsidRDefault="00E07DE3" w:rsidP="00E07DE3">
      <w:pPr>
        <w:pStyle w:val="4"/>
        <w:rPr>
          <w:rStyle w:val="a3"/>
          <w:b/>
          <w:bCs/>
        </w:rPr>
      </w:pPr>
      <w:r w:rsidRPr="00E07DE3">
        <w:rPr>
          <w:rStyle w:val="a3"/>
          <w:b/>
          <w:bCs/>
        </w:rPr>
        <w:lastRenderedPageBreak/>
        <w:t>3.实验结果</w:t>
      </w:r>
    </w:p>
    <w:p w14:paraId="2E5AB021" w14:textId="7C4BE9C0" w:rsidR="00E07DE3" w:rsidRDefault="00E07DE3" w:rsidP="00E07DE3">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E07DE3">
        <w:rPr>
          <w:noProof/>
        </w:rPr>
        <w:drawing>
          <wp:inline distT="0" distB="0" distL="0" distR="0" wp14:anchorId="1F762D23" wp14:editId="6C58C0B7">
            <wp:extent cx="5274310" cy="4708525"/>
            <wp:effectExtent l="0" t="0" r="2540" b="0"/>
            <wp:docPr id="4" name="图片 4" descr="F:\qq\保存数据\502237972\FileRecv\MobileFile\Image\B`7U]M$6A{D_{STR_8~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保存数据\502237972\FileRecv\MobileFile\Image\B`7U]M$6A{D_{STR_8~A$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noProof/>
        </w:rPr>
        <w:lastRenderedPageBreak/>
        <w:drawing>
          <wp:inline distT="0" distB="0" distL="0" distR="0" wp14:anchorId="66187C9F" wp14:editId="0343A936">
            <wp:extent cx="5274310" cy="4708525"/>
            <wp:effectExtent l="0" t="0" r="2540" b="0"/>
            <wp:docPr id="5" name="图片 5" descr="F:\qq\保存数据\502237972\FileRecv\MobileFile\Image\%G~I_KCLG7_A(FXJCZR@E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qq\保存数据\502237972\FileRecv\MobileFile\Image\%G~I_KCLG7_A(FXJCZR@EI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76743CAD" wp14:editId="39EBAC6B">
            <wp:extent cx="5274310" cy="4708525"/>
            <wp:effectExtent l="0" t="0" r="2540" b="0"/>
            <wp:docPr id="6" name="图片 6" descr="F:\qq\保存数据\502237972\FileRecv\MobileFile\Image\89F))[Q``_MVR~TD%JWG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保存数据\502237972\FileRecv\MobileFile\Image\89F))[Q``_MVR~TD%JWG_{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1D12E9E6" wp14:editId="26CB322C">
            <wp:extent cx="5274310" cy="4708525"/>
            <wp:effectExtent l="0" t="0" r="2540" b="0"/>
            <wp:docPr id="7" name="图片 7" descr="F:\qq\保存数据\502237972\FileRecv\MobileFile\Image\@E}UQ(0B~~91{1S`X_CY6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保存数据\502237972\FileRecv\MobileFile\Image\@E}UQ(0B~~91{1S`X_CY6F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0283CFDD" wp14:editId="4A94C037">
            <wp:extent cx="5274310" cy="4708525"/>
            <wp:effectExtent l="0" t="0" r="2540" b="0"/>
            <wp:docPr id="8" name="图片 8" descr="F:\qq\保存数据\502237972\FileRecv\MobileFile\Image\7PW9A}T0_LDTQLI86XGB1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保存数据\502237972\FileRecv\MobileFile\Image\7PW9A}T0_LDTQLI86XGB1EJ.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508271AE" wp14:editId="65C8D5E8">
            <wp:extent cx="5274310" cy="4708525"/>
            <wp:effectExtent l="0" t="0" r="2540" b="0"/>
            <wp:docPr id="9" name="图片 9" descr="F:\qq\保存数据\502237972\FileRecv\MobileFile\Image\)E`FSN2D)K96T7PXWMMB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保存数据\502237972\FileRecv\MobileFile\Image\)E`FSN2D)K96T7PXWMMBC]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19A031B7" wp14:editId="6534B749">
            <wp:extent cx="5274310" cy="4708525"/>
            <wp:effectExtent l="0" t="0" r="2540" b="0"/>
            <wp:docPr id="10" name="图片 10" descr="F:\qq\保存数据\502237972\FileRecv\MobileFile\Image\5VEB0S1G(9[5L0P)6@RPV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保存数据\502237972\FileRecv\MobileFile\Image\5VEB0S1G(9[5L0P)6@RPVU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6E7B06A0" wp14:editId="2209103C">
            <wp:extent cx="5274310" cy="4708525"/>
            <wp:effectExtent l="0" t="0" r="2540" b="0"/>
            <wp:docPr id="11" name="图片 11" descr="F:\qq\保存数据\502237972\FileRecv\MobileFile\Image\76RS9B(XKVGJ[BMTB9SY)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qq\保存数据\502237972\FileRecv\MobileFile\Image\76RS9B(XKVGJ[BMTB9SY)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26C18982" wp14:editId="1EB0B9FF">
            <wp:extent cx="5274310" cy="4708525"/>
            <wp:effectExtent l="0" t="0" r="2540" b="0"/>
            <wp:docPr id="12" name="图片 12" descr="F:\qq\保存数据\502237972\FileRecv\MobileFile\Image\NSNA0IJ@53~L[R8FADUHN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qq\保存数据\502237972\FileRecv\MobileFile\Image\NSNA0IJ@53~L[R8FADUHNQ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56721F21" wp14:editId="367592EA">
            <wp:extent cx="5274310" cy="4708525"/>
            <wp:effectExtent l="0" t="0" r="2540" b="0"/>
            <wp:docPr id="13" name="图片 13" descr="F:\qq\保存数据\502237972\FileRecv\MobileFile\Image\$]GZV%}TS1{8DU)0K@}6)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qq\保存数据\502237972\FileRecv\MobileFile\Image\$]GZV%}TS1{8DU)0K@}6)F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58515171" wp14:editId="37E2C61F">
            <wp:extent cx="5274310" cy="4708525"/>
            <wp:effectExtent l="0" t="0" r="2540" b="0"/>
            <wp:docPr id="14" name="图片 14" descr="F:\qq\保存数据\502237972\FileRecv\MobileFile\Image\$~]UD8UYW0{(]7%$R7E7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qq\保存数据\502237972\FileRecv\MobileFile\Image\$~]UD8UYW0{(]7%$R7E7N(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15724D71" wp14:editId="44A90C14">
            <wp:extent cx="5274310" cy="4708525"/>
            <wp:effectExtent l="0" t="0" r="2540" b="0"/>
            <wp:docPr id="15" name="图片 15" descr="F:\qq\保存数据\502237972\FileRecv\MobileFile\Image\`Y_3)(XWG[K0(`WSJL~N6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保存数据\502237972\FileRecv\MobileFile\Image\`Y_3)(XWG[K0(`WSJL~N6_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5141214B" wp14:editId="32B561F2">
            <wp:extent cx="5274310" cy="4708525"/>
            <wp:effectExtent l="0" t="0" r="2540" b="0"/>
            <wp:docPr id="16" name="图片 16" descr="F:\qq\保存数据\502237972\FileRecv\MobileFile\Image\53$65]T6]}0Y4433CN2RU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qq\保存数据\502237972\FileRecv\MobileFile\Image\53$65]T6]}0Y4433CN2RUC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r w:rsidRPr="00E07DE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07DE3">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7B15D3A7" wp14:editId="7AA6C2C9">
            <wp:extent cx="5274310" cy="4708525"/>
            <wp:effectExtent l="0" t="0" r="2540" b="0"/>
            <wp:docPr id="17" name="图片 17" descr="F:\qq\保存数据\502237972\FileRecv\MobileFile\Image\UUKH%6NFTLLZZE4H9KQ8A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保存数据\502237972\FileRecv\MobileFile\Image\UUKH%6NFTLLZZE4H9KQ8AZ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708525"/>
                    </a:xfrm>
                    <a:prstGeom prst="rect">
                      <a:avLst/>
                    </a:prstGeom>
                    <a:noFill/>
                    <a:ln>
                      <a:noFill/>
                    </a:ln>
                  </pic:spPr>
                </pic:pic>
              </a:graphicData>
            </a:graphic>
          </wp:inline>
        </w:drawing>
      </w:r>
    </w:p>
    <w:p w14:paraId="3FE73A6B" w14:textId="3657BA63" w:rsidR="0050687B" w:rsidRDefault="002247CF" w:rsidP="0050687B">
      <w:pPr>
        <w:pStyle w:val="4"/>
      </w:pPr>
      <w:r>
        <w:rPr>
          <w:rFonts w:hint="eastAsia"/>
        </w:rPr>
        <w:t>4.结果分析</w:t>
      </w:r>
    </w:p>
    <w:p w14:paraId="4E00225F" w14:textId="5774515F" w:rsidR="002247CF" w:rsidRPr="008A7DD0" w:rsidRDefault="002247CF" w:rsidP="008A7DD0">
      <w:pPr>
        <w:ind w:firstLineChars="200" w:firstLine="420"/>
        <w:rPr>
          <w:rFonts w:eastAsiaTheme="minorHAnsi"/>
          <w:shd w:val="clear" w:color="auto" w:fill="FFFFFF"/>
        </w:rPr>
      </w:pPr>
      <w:r w:rsidRPr="008A7DD0">
        <w:rPr>
          <w:rFonts w:eastAsiaTheme="minorHAnsi" w:cs="Segoe UI" w:hint="eastAsia"/>
          <w:color w:val="24292E"/>
          <w:shd w:val="clear" w:color="auto" w:fill="FFFFFF"/>
        </w:rPr>
        <w:t>原图</w:t>
      </w:r>
      <w:r w:rsidRPr="008A7DD0">
        <w:rPr>
          <w:rFonts w:eastAsiaTheme="minorHAnsi" w:cs="Segoe UI"/>
          <w:color w:val="24292E"/>
          <w:shd w:val="clear" w:color="auto" w:fill="FFFFFF"/>
        </w:rPr>
        <w:t>灰度级数的分布情况得到了平均</w:t>
      </w:r>
      <w:r w:rsidRPr="008A7DD0">
        <w:rPr>
          <w:rFonts w:eastAsiaTheme="minorHAnsi" w:cs="Segoe UI" w:hint="eastAsia"/>
          <w:color w:val="24292E"/>
          <w:shd w:val="clear" w:color="auto" w:fill="FFFFFF"/>
        </w:rPr>
        <w:t>，对比度提升了</w:t>
      </w:r>
      <w:r w:rsidRPr="008A7DD0">
        <w:rPr>
          <w:rFonts w:eastAsiaTheme="minorHAnsi" w:cs="Segoe UI"/>
          <w:color w:val="24292E"/>
          <w:shd w:val="clear" w:color="auto" w:fill="FFFFFF"/>
        </w:rPr>
        <w:t>。</w:t>
      </w:r>
      <w:r w:rsidRPr="008A7DD0">
        <w:rPr>
          <w:rFonts w:eastAsiaTheme="minorHAnsi"/>
          <w:shd w:val="clear" w:color="auto" w:fill="FFFFFF"/>
        </w:rPr>
        <w:t>偏亮</w:t>
      </w:r>
      <w:r w:rsidRPr="008A7DD0">
        <w:rPr>
          <w:rFonts w:eastAsiaTheme="minorHAnsi" w:hint="eastAsia"/>
          <w:shd w:val="clear" w:color="auto" w:fill="FFFFFF"/>
        </w:rPr>
        <w:t>的图片</w:t>
      </w:r>
      <w:r w:rsidRPr="008A7DD0">
        <w:rPr>
          <w:rFonts w:eastAsiaTheme="minorHAnsi"/>
          <w:shd w:val="clear" w:color="auto" w:fill="FFFFFF"/>
        </w:rPr>
        <w:t>，均衡后一部分灰度级降低，整体的图像比原图变暗</w:t>
      </w:r>
      <w:r w:rsidRPr="008A7DD0">
        <w:rPr>
          <w:rFonts w:eastAsiaTheme="minorHAnsi" w:hint="eastAsia"/>
          <w:shd w:val="clear" w:color="auto" w:fill="FFFFFF"/>
        </w:rPr>
        <w:t>。</w:t>
      </w:r>
      <w:r w:rsidRPr="008A7DD0">
        <w:rPr>
          <w:rFonts w:eastAsiaTheme="minorHAnsi"/>
          <w:shd w:val="clear" w:color="auto" w:fill="FFFFFF"/>
        </w:rPr>
        <w:t>偏暗</w:t>
      </w:r>
      <w:r w:rsidRPr="008A7DD0">
        <w:rPr>
          <w:rFonts w:eastAsiaTheme="minorHAnsi" w:hint="eastAsia"/>
          <w:shd w:val="clear" w:color="auto" w:fill="FFFFFF"/>
        </w:rPr>
        <w:t>的图片</w:t>
      </w:r>
      <w:r w:rsidRPr="008A7DD0">
        <w:rPr>
          <w:rFonts w:eastAsiaTheme="minorHAnsi"/>
          <w:shd w:val="clear" w:color="auto" w:fill="FFFFFF"/>
        </w:rPr>
        <w:t>，均衡后</w:t>
      </w:r>
      <w:r w:rsidRPr="008A7DD0">
        <w:rPr>
          <w:rFonts w:eastAsiaTheme="minorHAnsi" w:cs="Segoe UI"/>
          <w:color w:val="24292E"/>
          <w:shd w:val="clear" w:color="auto" w:fill="FFFFFF"/>
        </w:rPr>
        <w:t>接近0的像素</w:t>
      </w:r>
      <w:r w:rsidRPr="008A7DD0">
        <w:rPr>
          <w:rFonts w:eastAsiaTheme="minorHAnsi"/>
          <w:shd w:val="clear" w:color="auto" w:fill="FFFFFF"/>
        </w:rPr>
        <w:t>灰度有明显提升，这是</w:t>
      </w:r>
      <w:r w:rsidRPr="008A7DD0">
        <w:rPr>
          <w:rFonts w:eastAsiaTheme="minorHAnsi" w:hint="eastAsia"/>
          <w:shd w:val="clear" w:color="auto" w:fill="FFFFFF"/>
        </w:rPr>
        <w:t>由于</w:t>
      </w:r>
      <w:r w:rsidRPr="008A7DD0">
        <w:rPr>
          <w:rFonts w:eastAsiaTheme="minorHAnsi"/>
          <w:shd w:val="clear" w:color="auto" w:fill="FFFFFF"/>
        </w:rPr>
        <w:t>加和公式中由于k=0时的数值很大，导致结果整体变亮。</w:t>
      </w:r>
    </w:p>
    <w:p w14:paraId="49D52FF2" w14:textId="6816D1D0" w:rsidR="002247CF" w:rsidRDefault="002247CF" w:rsidP="002247CF">
      <w:pPr>
        <w:pStyle w:val="2"/>
        <w:rPr>
          <w:shd w:val="clear" w:color="auto" w:fill="FFFFFF"/>
        </w:rPr>
      </w:pPr>
      <w:r>
        <w:rPr>
          <w:rFonts w:hint="eastAsia"/>
          <w:shd w:val="clear" w:color="auto" w:fill="FFFFFF"/>
        </w:rPr>
        <w:t>三、</w:t>
      </w:r>
      <w:r w:rsidRPr="002247CF">
        <w:rPr>
          <w:rFonts w:hint="eastAsia"/>
          <w:shd w:val="clear" w:color="auto" w:fill="FFFFFF"/>
        </w:rPr>
        <w:t>进一步把图像按照对源图像直方图的观察，各自自行指定不同源图像的直方图，进行直方图匹配，进行图像增强；</w:t>
      </w:r>
    </w:p>
    <w:p w14:paraId="1FC6D510" w14:textId="77777777" w:rsidR="008A7DD0" w:rsidRDefault="002247CF" w:rsidP="008A7DD0">
      <w:pPr>
        <w:pStyle w:val="4"/>
      </w:pPr>
      <w:r>
        <w:rPr>
          <w:rFonts w:hint="eastAsia"/>
        </w:rPr>
        <w:t>1.问题分析</w:t>
      </w:r>
    </w:p>
    <w:p w14:paraId="6C69FD06" w14:textId="7DB1C6B2" w:rsidR="008A7DD0" w:rsidRDefault="008A7DD0" w:rsidP="008A7DD0">
      <w:pPr>
        <w:ind w:firstLineChars="200" w:firstLine="420"/>
        <w:rPr>
          <w:rFonts w:ascii="Segoe UI" w:hAnsi="Segoe UI" w:cs="Segoe UI"/>
          <w:color w:val="24292E"/>
          <w:shd w:val="clear" w:color="auto" w:fill="FFFFFF"/>
        </w:rPr>
      </w:pPr>
      <w:ins w:id="0" w:author="Unknown">
        <w:r w:rsidRPr="008A7DD0">
          <w:t>将</w:t>
        </w:r>
      </w:ins>
      <w:r w:rsidR="002F600B">
        <w:rPr>
          <w:rFonts w:hint="eastAsia"/>
        </w:rPr>
        <w:t>偏差</w:t>
      </w:r>
      <w:ins w:id="1" w:author="Unknown">
        <w:r w:rsidRPr="008A7DD0">
          <w:t>的几幅图像分别向他们的原图匹配</w:t>
        </w:r>
      </w:ins>
      <w:r w:rsidR="002F600B">
        <w:rPr>
          <w:rFonts w:hint="eastAsia"/>
        </w:rPr>
        <w:t>，</w:t>
      </w:r>
      <w:r w:rsidR="002F600B">
        <w:rPr>
          <w:rFonts w:ascii="Segoe UI" w:hAnsi="Segoe UI" w:cs="Segoe UI"/>
          <w:color w:val="24292E"/>
          <w:shd w:val="clear" w:color="auto" w:fill="FFFFFF"/>
        </w:rPr>
        <w:t>使两幅影像的色调保持一致。可以在单波段影像直方图之间进行匹配，也可以对多波段影像进行同时匹配。</w:t>
      </w:r>
    </w:p>
    <w:p w14:paraId="28209074" w14:textId="48590341" w:rsidR="00852AC2" w:rsidRDefault="00852AC2" w:rsidP="00852AC2">
      <w:pPr>
        <w:pStyle w:val="4"/>
      </w:pPr>
      <w:r>
        <w:rPr>
          <w:rFonts w:hint="eastAsia"/>
        </w:rPr>
        <w:lastRenderedPageBreak/>
        <w:t>2.实验结果</w:t>
      </w:r>
    </w:p>
    <w:p w14:paraId="19DE9FC5" w14:textId="6AE08F8A" w:rsidR="00852AC2" w:rsidRDefault="00852AC2" w:rsidP="00852AC2">
      <w:r>
        <w:rPr>
          <w:rFonts w:hint="eastAsia"/>
        </w:rPr>
        <w:t xml:space="preserve"> </w:t>
      </w:r>
      <w:r>
        <w:t xml:space="preserve"> </w:t>
      </w:r>
      <w:r>
        <w:rPr>
          <w:rFonts w:hint="eastAsia"/>
        </w:rPr>
        <w:t>匹配增强后的图片：</w:t>
      </w:r>
    </w:p>
    <w:p w14:paraId="43EF9858" w14:textId="665B6831" w:rsidR="00852AC2" w:rsidRDefault="00852AC2" w:rsidP="00852AC2">
      <w:pPr>
        <w:rPr>
          <w:rStyle w:val="a3"/>
        </w:rPr>
      </w:pPr>
      <w:r w:rsidRPr="00852AC2">
        <w:rPr>
          <w:rStyle w:val="a3"/>
          <w:rFonts w:hint="eastAsia"/>
        </w:rPr>
        <w:t xml:space="preserve"> </w:t>
      </w:r>
      <w:r w:rsidRPr="00852AC2">
        <w:rPr>
          <w:rStyle w:val="a3"/>
        </w:rPr>
        <w:t xml:space="preserve"> Citywall1</w:t>
      </w:r>
    </w:p>
    <w:p w14:paraId="5BB90CF8" w14:textId="6F638673" w:rsidR="00852AC2" w:rsidRPr="00852AC2" w:rsidRDefault="00852AC2" w:rsidP="00852AC2">
      <w:pPr>
        <w:rPr>
          <w:ins w:id="2" w:author="Unknown"/>
          <w:rStyle w:val="a3"/>
        </w:rPr>
      </w:pPr>
      <w:r>
        <w:rPr>
          <w:noProof/>
        </w:rPr>
        <w:drawing>
          <wp:inline distT="0" distB="0" distL="0" distR="0" wp14:anchorId="5829EAA7" wp14:editId="5B1BF2B1">
            <wp:extent cx="2247619" cy="2247619"/>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619" cy="2247619"/>
                    </a:xfrm>
                    <a:prstGeom prst="rect">
                      <a:avLst/>
                    </a:prstGeom>
                  </pic:spPr>
                </pic:pic>
              </a:graphicData>
            </a:graphic>
          </wp:inline>
        </w:drawing>
      </w:r>
    </w:p>
    <w:p w14:paraId="53B14E4D" w14:textId="77777777" w:rsidR="002247CF" w:rsidRPr="002247CF" w:rsidRDefault="002247CF" w:rsidP="002247CF"/>
    <w:p w14:paraId="7837E3EF" w14:textId="44A0315A" w:rsidR="00852AC2" w:rsidRDefault="00852AC2" w:rsidP="00852AC2">
      <w:pPr>
        <w:rPr>
          <w:rStyle w:val="a3"/>
        </w:rPr>
      </w:pPr>
      <w:r w:rsidRPr="00852AC2">
        <w:rPr>
          <w:rStyle w:val="a3"/>
          <w:rFonts w:hint="eastAsia"/>
        </w:rPr>
        <w:t xml:space="preserve"> </w:t>
      </w:r>
      <w:r w:rsidRPr="00852AC2">
        <w:rPr>
          <w:rStyle w:val="a3"/>
        </w:rPr>
        <w:t>Citywall</w:t>
      </w:r>
      <w:r>
        <w:rPr>
          <w:rStyle w:val="a3"/>
          <w:rFonts w:hint="eastAsia"/>
        </w:rPr>
        <w:t>2</w:t>
      </w:r>
    </w:p>
    <w:p w14:paraId="50921CB7" w14:textId="191E36EC" w:rsidR="00852AC2" w:rsidRDefault="00852AC2" w:rsidP="00852AC2">
      <w:pPr>
        <w:rPr>
          <w:rStyle w:val="a3"/>
        </w:rPr>
      </w:pPr>
      <w:r>
        <w:rPr>
          <w:noProof/>
        </w:rPr>
        <w:drawing>
          <wp:inline distT="0" distB="0" distL="0" distR="0" wp14:anchorId="372DBD39" wp14:editId="70C1041A">
            <wp:extent cx="2238095" cy="224761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095" cy="2247619"/>
                    </a:xfrm>
                    <a:prstGeom prst="rect">
                      <a:avLst/>
                    </a:prstGeom>
                  </pic:spPr>
                </pic:pic>
              </a:graphicData>
            </a:graphic>
          </wp:inline>
        </w:drawing>
      </w:r>
    </w:p>
    <w:p w14:paraId="59A5746E" w14:textId="37C755D4" w:rsidR="002247CF" w:rsidRDefault="002247CF" w:rsidP="002247CF"/>
    <w:p w14:paraId="75346D92" w14:textId="5C5E1B97" w:rsidR="00852AC2" w:rsidRDefault="00852AC2" w:rsidP="002247CF">
      <w:pPr>
        <w:rPr>
          <w:rStyle w:val="a3"/>
          <w:rFonts w:ascii="Segoe UI" w:hAnsi="Segoe UI" w:cs="Segoe UI"/>
          <w:color w:val="24292E"/>
          <w:shd w:val="clear" w:color="auto" w:fill="FFFFFF"/>
        </w:rPr>
      </w:pPr>
      <w:r>
        <w:rPr>
          <w:rStyle w:val="a3"/>
          <w:rFonts w:ascii="Segoe UI" w:hAnsi="Segoe UI" w:cs="Segoe UI"/>
          <w:color w:val="24292E"/>
          <w:shd w:val="clear" w:color="auto" w:fill="FFFFFF"/>
        </w:rPr>
        <w:t>elain1</w:t>
      </w:r>
    </w:p>
    <w:p w14:paraId="215550D1" w14:textId="4FD8A3EE" w:rsidR="00852AC2" w:rsidRDefault="00852AC2" w:rsidP="002247CF">
      <w:r>
        <w:rPr>
          <w:noProof/>
        </w:rPr>
        <w:drawing>
          <wp:inline distT="0" distB="0" distL="0" distR="0" wp14:anchorId="09EFACDB" wp14:editId="4AC7035B">
            <wp:extent cx="2257143" cy="226666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7143" cy="2266667"/>
                    </a:xfrm>
                    <a:prstGeom prst="rect">
                      <a:avLst/>
                    </a:prstGeom>
                  </pic:spPr>
                </pic:pic>
              </a:graphicData>
            </a:graphic>
          </wp:inline>
        </w:drawing>
      </w:r>
    </w:p>
    <w:p w14:paraId="4B1136F7" w14:textId="61BB2883" w:rsidR="00852AC2" w:rsidRDefault="00852AC2" w:rsidP="00852AC2">
      <w:pPr>
        <w:rPr>
          <w:rStyle w:val="a3"/>
          <w:rFonts w:ascii="Segoe UI" w:hAnsi="Segoe UI" w:cs="Segoe UI"/>
          <w:color w:val="24292E"/>
          <w:shd w:val="clear" w:color="auto" w:fill="FFFFFF"/>
        </w:rPr>
      </w:pPr>
      <w:r>
        <w:rPr>
          <w:rStyle w:val="a3"/>
          <w:rFonts w:ascii="Segoe UI" w:hAnsi="Segoe UI" w:cs="Segoe UI"/>
          <w:color w:val="24292E"/>
          <w:shd w:val="clear" w:color="auto" w:fill="FFFFFF"/>
        </w:rPr>
        <w:lastRenderedPageBreak/>
        <w:t>elain</w:t>
      </w:r>
      <w:r>
        <w:rPr>
          <w:rStyle w:val="a3"/>
          <w:rFonts w:ascii="Segoe UI" w:hAnsi="Segoe UI" w:cs="Segoe UI" w:hint="eastAsia"/>
          <w:color w:val="24292E"/>
          <w:shd w:val="clear" w:color="auto" w:fill="FFFFFF"/>
        </w:rPr>
        <w:t>2</w:t>
      </w:r>
    </w:p>
    <w:p w14:paraId="640E10D7" w14:textId="23E94A7D" w:rsidR="00852AC2" w:rsidRDefault="00852AC2" w:rsidP="00852AC2">
      <w:pPr>
        <w:rPr>
          <w:rStyle w:val="a3"/>
          <w:rFonts w:ascii="Segoe UI" w:hAnsi="Segoe UI" w:cs="Segoe UI"/>
          <w:color w:val="24292E"/>
          <w:shd w:val="clear" w:color="auto" w:fill="FFFFFF"/>
        </w:rPr>
      </w:pPr>
      <w:r>
        <w:rPr>
          <w:noProof/>
        </w:rPr>
        <w:drawing>
          <wp:inline distT="0" distB="0" distL="0" distR="0" wp14:anchorId="331B50AA" wp14:editId="39F26A6A">
            <wp:extent cx="2257143" cy="22571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143" cy="2257143"/>
                    </a:xfrm>
                    <a:prstGeom prst="rect">
                      <a:avLst/>
                    </a:prstGeom>
                  </pic:spPr>
                </pic:pic>
              </a:graphicData>
            </a:graphic>
          </wp:inline>
        </w:drawing>
      </w:r>
    </w:p>
    <w:p w14:paraId="47DB590E" w14:textId="3048603E" w:rsidR="00852AC2" w:rsidRDefault="00852AC2" w:rsidP="00852AC2">
      <w:pPr>
        <w:rPr>
          <w:rStyle w:val="a3"/>
          <w:rFonts w:ascii="Segoe UI" w:hAnsi="Segoe UI" w:cs="Segoe UI"/>
          <w:color w:val="24292E"/>
          <w:shd w:val="clear" w:color="auto" w:fill="FFFFFF"/>
        </w:rPr>
      </w:pPr>
    </w:p>
    <w:p w14:paraId="4515D48D" w14:textId="1772BCD3" w:rsidR="00852AC2" w:rsidRDefault="00852AC2" w:rsidP="002247CF">
      <w:pPr>
        <w:rPr>
          <w:rStyle w:val="a3"/>
          <w:rFonts w:ascii="Segoe UI" w:hAnsi="Segoe UI" w:cs="Segoe UI"/>
          <w:color w:val="24292E"/>
          <w:shd w:val="clear" w:color="auto" w:fill="FFFFFF"/>
        </w:rPr>
      </w:pPr>
      <w:r>
        <w:rPr>
          <w:rStyle w:val="a3"/>
          <w:rFonts w:ascii="Segoe UI" w:hAnsi="Segoe UI" w:cs="Segoe UI" w:hint="eastAsia"/>
          <w:color w:val="24292E"/>
          <w:shd w:val="clear" w:color="auto" w:fill="FFFFFF"/>
        </w:rPr>
        <w:t>elain3</w:t>
      </w:r>
    </w:p>
    <w:p w14:paraId="27C29AFC" w14:textId="14392F0E" w:rsidR="00852AC2" w:rsidRDefault="00852AC2" w:rsidP="002247CF">
      <w:pPr>
        <w:rPr>
          <w:rFonts w:ascii="Segoe UI" w:hAnsi="Segoe UI" w:cs="Segoe UI"/>
          <w:b/>
          <w:bCs/>
          <w:color w:val="24292E"/>
          <w:shd w:val="clear" w:color="auto" w:fill="FFFFFF"/>
        </w:rPr>
      </w:pPr>
      <w:r>
        <w:rPr>
          <w:noProof/>
        </w:rPr>
        <w:drawing>
          <wp:inline distT="0" distB="0" distL="0" distR="0" wp14:anchorId="6D164A98" wp14:editId="0B3891AC">
            <wp:extent cx="2257143" cy="22571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143" cy="2257143"/>
                    </a:xfrm>
                    <a:prstGeom prst="rect">
                      <a:avLst/>
                    </a:prstGeom>
                  </pic:spPr>
                </pic:pic>
              </a:graphicData>
            </a:graphic>
          </wp:inline>
        </w:drawing>
      </w:r>
    </w:p>
    <w:p w14:paraId="70CEEF12" w14:textId="4621FD81" w:rsidR="00852AC2" w:rsidRDefault="00852AC2" w:rsidP="002247CF">
      <w:pPr>
        <w:rPr>
          <w:rStyle w:val="a3"/>
          <w:rFonts w:ascii="Segoe UI" w:hAnsi="Segoe UI" w:cs="Segoe UI"/>
          <w:color w:val="24292E"/>
          <w:shd w:val="clear" w:color="auto" w:fill="FFFFFF"/>
        </w:rPr>
      </w:pPr>
      <w:r>
        <w:rPr>
          <w:rFonts w:ascii="Segoe UI" w:hAnsi="Segoe UI" w:cs="Segoe UI" w:hint="eastAsia"/>
          <w:b/>
          <w:bCs/>
          <w:color w:val="24292E"/>
          <w:shd w:val="clear" w:color="auto" w:fill="FFFFFF"/>
        </w:rPr>
        <w:t xml:space="preserve"> </w:t>
      </w:r>
      <w:r>
        <w:rPr>
          <w:rStyle w:val="a3"/>
          <w:rFonts w:ascii="Segoe UI" w:hAnsi="Segoe UI" w:cs="Segoe UI"/>
          <w:color w:val="24292E"/>
          <w:shd w:val="clear" w:color="auto" w:fill="FFFFFF"/>
        </w:rPr>
        <w:t>lena1</w:t>
      </w:r>
    </w:p>
    <w:p w14:paraId="21071C93" w14:textId="22324224" w:rsidR="00852AC2" w:rsidRDefault="00852AC2" w:rsidP="002247CF">
      <w:pPr>
        <w:rPr>
          <w:rFonts w:ascii="Segoe UI" w:hAnsi="Segoe UI" w:cs="Segoe UI"/>
          <w:b/>
          <w:bCs/>
          <w:color w:val="24292E"/>
          <w:shd w:val="clear" w:color="auto" w:fill="FFFFFF"/>
        </w:rPr>
      </w:pPr>
      <w:r>
        <w:rPr>
          <w:noProof/>
        </w:rPr>
        <w:drawing>
          <wp:inline distT="0" distB="0" distL="0" distR="0" wp14:anchorId="7F32B277" wp14:editId="56F57910">
            <wp:extent cx="2276190" cy="2266667"/>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190" cy="2266667"/>
                    </a:xfrm>
                    <a:prstGeom prst="rect">
                      <a:avLst/>
                    </a:prstGeom>
                  </pic:spPr>
                </pic:pic>
              </a:graphicData>
            </a:graphic>
          </wp:inline>
        </w:drawing>
      </w:r>
    </w:p>
    <w:p w14:paraId="2B1AE9BB" w14:textId="47743BB1" w:rsidR="00852AC2" w:rsidRDefault="00852AC2" w:rsidP="00852AC2">
      <w:pPr>
        <w:rPr>
          <w:rStyle w:val="a3"/>
          <w:rFonts w:ascii="Segoe UI" w:hAnsi="Segoe UI" w:cs="Segoe UI"/>
          <w:color w:val="24292E"/>
          <w:shd w:val="clear" w:color="auto" w:fill="FFFFFF"/>
        </w:rPr>
      </w:pPr>
      <w:r>
        <w:rPr>
          <w:rFonts w:ascii="Segoe UI" w:hAnsi="Segoe UI" w:cs="Segoe UI" w:hint="eastAsia"/>
          <w:b/>
          <w:bCs/>
          <w:color w:val="24292E"/>
          <w:shd w:val="clear" w:color="auto" w:fill="FFFFFF"/>
        </w:rPr>
        <w:t xml:space="preserve"> </w:t>
      </w:r>
      <w:r>
        <w:rPr>
          <w:rStyle w:val="a3"/>
          <w:rFonts w:ascii="Segoe UI" w:hAnsi="Segoe UI" w:cs="Segoe UI"/>
          <w:color w:val="24292E"/>
          <w:shd w:val="clear" w:color="auto" w:fill="FFFFFF"/>
        </w:rPr>
        <w:t xml:space="preserve"> lena2</w:t>
      </w:r>
    </w:p>
    <w:p w14:paraId="512FF1C6" w14:textId="414C881B" w:rsidR="00852AC2" w:rsidRDefault="00852AC2" w:rsidP="00852AC2">
      <w:pPr>
        <w:rPr>
          <w:rStyle w:val="a3"/>
          <w:rFonts w:ascii="Segoe UI" w:hAnsi="Segoe UI" w:cs="Segoe UI"/>
          <w:color w:val="24292E"/>
          <w:shd w:val="clear" w:color="auto" w:fill="FFFFFF"/>
        </w:rPr>
      </w:pPr>
      <w:r>
        <w:rPr>
          <w:noProof/>
        </w:rPr>
        <w:lastRenderedPageBreak/>
        <w:drawing>
          <wp:inline distT="0" distB="0" distL="0" distR="0" wp14:anchorId="63062622" wp14:editId="7DF1D385">
            <wp:extent cx="2247619" cy="2238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7619" cy="2238095"/>
                    </a:xfrm>
                    <a:prstGeom prst="rect">
                      <a:avLst/>
                    </a:prstGeom>
                  </pic:spPr>
                </pic:pic>
              </a:graphicData>
            </a:graphic>
          </wp:inline>
        </w:drawing>
      </w:r>
    </w:p>
    <w:p w14:paraId="300E5824" w14:textId="54F544E1" w:rsidR="00852AC2" w:rsidRDefault="00852AC2" w:rsidP="00852AC2">
      <w:pPr>
        <w:rPr>
          <w:rStyle w:val="a3"/>
          <w:rFonts w:ascii="Segoe UI" w:hAnsi="Segoe UI" w:cs="Segoe UI"/>
          <w:color w:val="24292E"/>
          <w:shd w:val="clear" w:color="auto" w:fill="FFFFFF"/>
        </w:rPr>
      </w:pPr>
    </w:p>
    <w:p w14:paraId="60605696" w14:textId="01E4F9F9" w:rsidR="00852AC2" w:rsidRDefault="00852AC2" w:rsidP="00852AC2">
      <w:pPr>
        <w:rPr>
          <w:rStyle w:val="a3"/>
          <w:rFonts w:ascii="Segoe UI" w:hAnsi="Segoe UI" w:cs="Segoe UI"/>
          <w:color w:val="24292E"/>
          <w:shd w:val="clear" w:color="auto" w:fill="FFFFFF"/>
        </w:rPr>
      </w:pPr>
      <w:r>
        <w:rPr>
          <w:rStyle w:val="a3"/>
          <w:rFonts w:ascii="Segoe UI" w:hAnsi="Segoe UI" w:cs="Segoe UI" w:hint="eastAsia"/>
          <w:color w:val="24292E"/>
          <w:shd w:val="clear" w:color="auto" w:fill="FFFFFF"/>
        </w:rPr>
        <w:t xml:space="preserve"> </w:t>
      </w:r>
      <w:r>
        <w:rPr>
          <w:rStyle w:val="a3"/>
          <w:rFonts w:ascii="Segoe UI" w:hAnsi="Segoe UI" w:cs="Segoe UI"/>
          <w:color w:val="24292E"/>
          <w:shd w:val="clear" w:color="auto" w:fill="FFFFFF"/>
        </w:rPr>
        <w:t xml:space="preserve"> l</w:t>
      </w:r>
      <w:r>
        <w:rPr>
          <w:rStyle w:val="a3"/>
          <w:rFonts w:ascii="Segoe UI" w:hAnsi="Segoe UI" w:cs="Segoe UI" w:hint="eastAsia"/>
          <w:color w:val="24292E"/>
          <w:shd w:val="clear" w:color="auto" w:fill="FFFFFF"/>
        </w:rPr>
        <w:t>ena</w:t>
      </w:r>
      <w:r>
        <w:rPr>
          <w:rStyle w:val="a3"/>
          <w:rFonts w:ascii="Segoe UI" w:hAnsi="Segoe UI" w:cs="Segoe UI"/>
          <w:color w:val="24292E"/>
          <w:shd w:val="clear" w:color="auto" w:fill="FFFFFF"/>
        </w:rPr>
        <w:t>4</w:t>
      </w:r>
    </w:p>
    <w:p w14:paraId="7D20250F" w14:textId="48C42982" w:rsidR="00852AC2" w:rsidRDefault="00852AC2" w:rsidP="002247CF">
      <w:pPr>
        <w:rPr>
          <w:rFonts w:ascii="Segoe UI" w:hAnsi="Segoe UI" w:cs="Segoe UI"/>
          <w:b/>
          <w:bCs/>
          <w:color w:val="24292E"/>
          <w:shd w:val="clear" w:color="auto" w:fill="FFFFFF"/>
        </w:rPr>
      </w:pPr>
      <w:r>
        <w:rPr>
          <w:noProof/>
        </w:rPr>
        <w:drawing>
          <wp:inline distT="0" distB="0" distL="0" distR="0" wp14:anchorId="5844A926" wp14:editId="5D19FB22">
            <wp:extent cx="2247619" cy="2257143"/>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7619" cy="2257143"/>
                    </a:xfrm>
                    <a:prstGeom prst="rect">
                      <a:avLst/>
                    </a:prstGeom>
                  </pic:spPr>
                </pic:pic>
              </a:graphicData>
            </a:graphic>
          </wp:inline>
        </w:drawing>
      </w:r>
    </w:p>
    <w:p w14:paraId="2879381F" w14:textId="27F3ADFC" w:rsidR="00852AC2" w:rsidRDefault="00852AC2" w:rsidP="002247CF">
      <w:pPr>
        <w:rPr>
          <w:rFonts w:ascii="Segoe UI" w:hAnsi="Segoe UI" w:cs="Segoe UI"/>
          <w:b/>
          <w:bCs/>
          <w:color w:val="24292E"/>
          <w:shd w:val="clear" w:color="auto" w:fill="FFFFFF"/>
        </w:rPr>
      </w:pPr>
    </w:p>
    <w:p w14:paraId="4A66672D" w14:textId="54A9A661" w:rsidR="00852AC2" w:rsidRDefault="00852AC2" w:rsidP="002247CF">
      <w:pPr>
        <w:rPr>
          <w:rStyle w:val="a3"/>
          <w:rFonts w:ascii="Segoe UI" w:hAnsi="Segoe UI" w:cs="Segoe UI"/>
          <w:color w:val="24292E"/>
          <w:shd w:val="clear" w:color="auto" w:fill="FFFFFF"/>
        </w:rPr>
      </w:pPr>
      <w:r>
        <w:rPr>
          <w:rFonts w:ascii="Segoe UI" w:hAnsi="Segoe UI" w:cs="Segoe UI" w:hint="eastAsia"/>
          <w:b/>
          <w:bCs/>
          <w:color w:val="24292E"/>
          <w:shd w:val="clear" w:color="auto" w:fill="FFFFFF"/>
        </w:rPr>
        <w:t xml:space="preserve"> </w:t>
      </w:r>
      <w:r>
        <w:rPr>
          <w:rStyle w:val="a3"/>
          <w:rFonts w:ascii="Segoe UI" w:hAnsi="Segoe UI" w:cs="Segoe UI"/>
          <w:color w:val="24292E"/>
          <w:shd w:val="clear" w:color="auto" w:fill="FFFFFF"/>
        </w:rPr>
        <w:t>woman1</w:t>
      </w:r>
    </w:p>
    <w:p w14:paraId="0B60A817" w14:textId="2B5CB464" w:rsidR="00852AC2" w:rsidRDefault="00852AC2" w:rsidP="002247CF">
      <w:pPr>
        <w:rPr>
          <w:rFonts w:ascii="Segoe UI" w:hAnsi="Segoe UI" w:cs="Segoe UI"/>
          <w:b/>
          <w:bCs/>
          <w:color w:val="24292E"/>
          <w:shd w:val="clear" w:color="auto" w:fill="FFFFFF"/>
        </w:rPr>
      </w:pPr>
      <w:r>
        <w:rPr>
          <w:noProof/>
        </w:rPr>
        <w:drawing>
          <wp:inline distT="0" distB="0" distL="0" distR="0" wp14:anchorId="7AF92BA6" wp14:editId="440C6A74">
            <wp:extent cx="2209524" cy="276190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524" cy="2761905"/>
                    </a:xfrm>
                    <a:prstGeom prst="rect">
                      <a:avLst/>
                    </a:prstGeom>
                  </pic:spPr>
                </pic:pic>
              </a:graphicData>
            </a:graphic>
          </wp:inline>
        </w:drawing>
      </w:r>
    </w:p>
    <w:p w14:paraId="1E812869" w14:textId="08B62176" w:rsidR="00852AC2" w:rsidRDefault="00852AC2" w:rsidP="002247CF">
      <w:pPr>
        <w:rPr>
          <w:rFonts w:ascii="Segoe UI" w:hAnsi="Segoe UI" w:cs="Segoe UI"/>
          <w:b/>
          <w:bCs/>
          <w:color w:val="24292E"/>
          <w:shd w:val="clear" w:color="auto" w:fill="FFFFFF"/>
        </w:rPr>
      </w:pPr>
      <w:r>
        <w:rPr>
          <w:rFonts w:ascii="Segoe UI" w:hAnsi="Segoe UI" w:cs="Segoe UI" w:hint="eastAsia"/>
          <w:b/>
          <w:bCs/>
          <w:color w:val="24292E"/>
          <w:shd w:val="clear" w:color="auto" w:fill="FFFFFF"/>
        </w:rPr>
        <w:t xml:space="preserve"> </w:t>
      </w:r>
    </w:p>
    <w:p w14:paraId="6F4471FC" w14:textId="4E2E6B68" w:rsidR="00852AC2" w:rsidRDefault="00852AC2" w:rsidP="00852AC2">
      <w:pPr>
        <w:ind w:firstLineChars="50" w:firstLine="105"/>
        <w:rPr>
          <w:rStyle w:val="a3"/>
          <w:rFonts w:ascii="Segoe UI" w:hAnsi="Segoe UI" w:cs="Segoe UI"/>
          <w:color w:val="24292E"/>
          <w:shd w:val="clear" w:color="auto" w:fill="FFFFFF"/>
        </w:rPr>
      </w:pPr>
      <w:r>
        <w:rPr>
          <w:rStyle w:val="a3"/>
          <w:rFonts w:ascii="Segoe UI" w:hAnsi="Segoe UI" w:cs="Segoe UI"/>
          <w:color w:val="24292E"/>
          <w:shd w:val="clear" w:color="auto" w:fill="FFFFFF"/>
        </w:rPr>
        <w:t>woman2</w:t>
      </w:r>
    </w:p>
    <w:p w14:paraId="65DB4FD1" w14:textId="657EDC49" w:rsidR="00852AC2" w:rsidRDefault="00852AC2" w:rsidP="00852AC2">
      <w:pPr>
        <w:ind w:firstLineChars="50" w:firstLine="105"/>
        <w:rPr>
          <w:rFonts w:ascii="Segoe UI" w:hAnsi="Segoe UI" w:cs="Segoe UI"/>
          <w:b/>
          <w:bCs/>
          <w:color w:val="24292E"/>
          <w:shd w:val="clear" w:color="auto" w:fill="FFFFFF"/>
        </w:rPr>
      </w:pPr>
      <w:r>
        <w:rPr>
          <w:noProof/>
        </w:rPr>
        <w:lastRenderedPageBreak/>
        <w:drawing>
          <wp:inline distT="0" distB="0" distL="0" distR="0" wp14:anchorId="244C8854" wp14:editId="2716B5E4">
            <wp:extent cx="2247619" cy="280000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7619" cy="2800000"/>
                    </a:xfrm>
                    <a:prstGeom prst="rect">
                      <a:avLst/>
                    </a:prstGeom>
                  </pic:spPr>
                </pic:pic>
              </a:graphicData>
            </a:graphic>
          </wp:inline>
        </w:drawing>
      </w:r>
    </w:p>
    <w:p w14:paraId="4ED5D215" w14:textId="41598BB2" w:rsidR="008712E4" w:rsidRDefault="008712E4" w:rsidP="008712E4">
      <w:pPr>
        <w:pStyle w:val="4"/>
        <w:rPr>
          <w:shd w:val="clear" w:color="auto" w:fill="FFFFFF"/>
        </w:rPr>
      </w:pPr>
      <w:r>
        <w:rPr>
          <w:rFonts w:hint="eastAsia"/>
          <w:shd w:val="clear" w:color="auto" w:fill="FFFFFF"/>
        </w:rPr>
        <w:t>3</w:t>
      </w:r>
      <w:r>
        <w:rPr>
          <w:shd w:val="clear" w:color="auto" w:fill="FFFFFF"/>
        </w:rPr>
        <w:t>.</w:t>
      </w:r>
      <w:r>
        <w:rPr>
          <w:rFonts w:hint="eastAsia"/>
          <w:shd w:val="clear" w:color="auto" w:fill="FFFFFF"/>
        </w:rPr>
        <w:t>结果分析</w:t>
      </w:r>
    </w:p>
    <w:p w14:paraId="2350F88B" w14:textId="4C74F2F5" w:rsidR="008712E4" w:rsidRDefault="008712E4" w:rsidP="008712E4">
      <w:pPr>
        <w:ind w:firstLineChars="300" w:firstLine="630"/>
        <w:rPr>
          <w:rFonts w:ascii="Segoe UI" w:hAnsi="Segoe UI" w:cs="Segoe UI"/>
          <w:color w:val="24292E"/>
          <w:shd w:val="clear" w:color="auto" w:fill="FFFFFF"/>
        </w:rPr>
      </w:pPr>
      <w:r>
        <w:rPr>
          <w:rFonts w:ascii="Segoe UI" w:hAnsi="Segoe UI" w:cs="Segoe UI"/>
          <w:color w:val="24292E"/>
          <w:shd w:val="clear" w:color="auto" w:fill="FFFFFF"/>
        </w:rPr>
        <w:t>对比可知，经过直方图匹配后大部分图像的效果得定改善。但有些图像的效果变差了，可能是因为要求进行直方图匹配的图像的直方图灰度值分布过于集中。</w:t>
      </w:r>
    </w:p>
    <w:p w14:paraId="3D9991EC" w14:textId="5238CB52" w:rsidR="008712E4" w:rsidRDefault="008712E4" w:rsidP="008712E4">
      <w:pPr>
        <w:pStyle w:val="2"/>
      </w:pPr>
      <w:r>
        <w:rPr>
          <w:rFonts w:hint="eastAsia"/>
        </w:rPr>
        <w:t>四、</w:t>
      </w:r>
      <w:r w:rsidRPr="008712E4">
        <w:rPr>
          <w:rFonts w:hint="eastAsia"/>
        </w:rPr>
        <w:t>对</w:t>
      </w:r>
      <w:r w:rsidRPr="008712E4">
        <w:t>elain和</w:t>
      </w:r>
      <w:proofErr w:type="spellStart"/>
      <w:r w:rsidRPr="008712E4">
        <w:t>lena</w:t>
      </w:r>
      <w:proofErr w:type="spellEnd"/>
      <w:r w:rsidRPr="008712E4">
        <w:t>图像进行7*7的局部直方图增强</w:t>
      </w:r>
    </w:p>
    <w:p w14:paraId="67DCF249" w14:textId="12616F22" w:rsidR="008712E4" w:rsidRDefault="008712E4" w:rsidP="008712E4">
      <w:pPr>
        <w:pStyle w:val="4"/>
      </w:pPr>
      <w:r>
        <w:rPr>
          <w:rFonts w:hint="eastAsia"/>
        </w:rPr>
        <w:t>1.问题分析</w:t>
      </w:r>
    </w:p>
    <w:p w14:paraId="3EF12007" w14:textId="70EA55F0" w:rsidR="008712E4" w:rsidRDefault="00A02347" w:rsidP="008712E4">
      <w:pPr>
        <w:rPr>
          <w:rFonts w:ascii="Segoe UI" w:hAnsi="Segoe UI" w:cs="Segoe UI"/>
          <w:color w:val="24292E"/>
          <w:shd w:val="clear" w:color="auto" w:fill="FFFFFF"/>
        </w:rPr>
      </w:pPr>
      <w:r>
        <w:rPr>
          <w:rFonts w:ascii="Segoe UI" w:hAnsi="Segoe UI" w:cs="Segoe UI"/>
          <w:color w:val="24292E"/>
          <w:shd w:val="clear" w:color="auto" w:fill="FFFFFF"/>
        </w:rPr>
        <w:t> </w:t>
      </w:r>
      <w:r>
        <w:rPr>
          <w:rFonts w:ascii="Segoe UI" w:hAnsi="Segoe UI" w:cs="Segoe UI"/>
          <w:color w:val="24292E"/>
          <w:shd w:val="clear" w:color="auto" w:fill="FFFFFF"/>
        </w:rPr>
        <w:t>局部直方图增强希望能增强图像的暗区域和低对比度的区域，通过设置区域均值和方差与全局均值和方差的关系确定出感兴趣区域。由于每个图像的直方图分布不同，所以对不同图像要</w:t>
      </w:r>
      <w:r w:rsidR="00D5352F">
        <w:rPr>
          <w:rFonts w:ascii="Segoe UI" w:hAnsi="Segoe UI" w:cs="Segoe UI" w:hint="eastAsia"/>
          <w:color w:val="24292E"/>
          <w:shd w:val="clear" w:color="auto" w:fill="FFFFFF"/>
        </w:rPr>
        <w:t>进行</w:t>
      </w:r>
      <w:r>
        <w:rPr>
          <w:rFonts w:ascii="Segoe UI" w:hAnsi="Segoe UI" w:cs="Segoe UI"/>
          <w:color w:val="24292E"/>
          <w:shd w:val="clear" w:color="auto" w:fill="FFFFFF"/>
        </w:rPr>
        <w:t>调整。增强的过程需要计算</w:t>
      </w:r>
      <w:r>
        <w:rPr>
          <w:rFonts w:ascii="Segoe UI" w:hAnsi="Segoe UI" w:cs="Segoe UI"/>
          <w:color w:val="24292E"/>
          <w:shd w:val="clear" w:color="auto" w:fill="FFFFFF"/>
        </w:rPr>
        <w:t>7*7</w:t>
      </w:r>
      <w:r>
        <w:rPr>
          <w:rFonts w:ascii="Segoe UI" w:hAnsi="Segoe UI" w:cs="Segoe UI"/>
          <w:color w:val="24292E"/>
          <w:shd w:val="clear" w:color="auto" w:fill="FFFFFF"/>
        </w:rPr>
        <w:t>模板中的局部均值和方差</w:t>
      </w:r>
      <w:r w:rsidR="00D5352F">
        <w:rPr>
          <w:rFonts w:ascii="Segoe UI" w:hAnsi="Segoe UI" w:cs="Segoe UI" w:hint="eastAsia"/>
          <w:color w:val="24292E"/>
          <w:shd w:val="clear" w:color="auto" w:fill="FFFFFF"/>
        </w:rPr>
        <w:t>。</w:t>
      </w:r>
    </w:p>
    <w:p w14:paraId="62818CB5" w14:textId="77777777" w:rsidR="00D5352F" w:rsidRDefault="00D5352F" w:rsidP="00D5352F">
      <w:pPr>
        <w:pStyle w:val="4"/>
      </w:pPr>
      <w:r>
        <w:rPr>
          <w:rFonts w:hint="eastAsia"/>
        </w:rPr>
        <w:t>2.实验步骤</w:t>
      </w:r>
    </w:p>
    <w:p w14:paraId="7E3F8889" w14:textId="7B714A72" w:rsidR="00D5352F" w:rsidRDefault="00D5352F" w:rsidP="00D5352F">
      <w:pPr>
        <w:ind w:firstLineChars="200" w:firstLine="420"/>
        <w:rPr>
          <w:shd w:val="clear" w:color="auto" w:fill="FFFFFF"/>
        </w:rPr>
      </w:pPr>
      <w:r>
        <w:rPr>
          <w:shd w:val="clear" w:color="auto" w:fill="FFFFFF"/>
        </w:rPr>
        <w:t>首先计算出原始图像的标准差以及方差。</w:t>
      </w:r>
      <w:r>
        <w:rPr>
          <w:rFonts w:hint="eastAsia"/>
          <w:shd w:val="clear" w:color="auto" w:fill="FFFFFF"/>
        </w:rPr>
        <w:t>然后</w:t>
      </w:r>
      <w:r>
        <w:rPr>
          <w:shd w:val="clear" w:color="auto" w:fill="FFFFFF"/>
        </w:rPr>
        <w:t>以图上每个元素为中心取7*7的邻域，计算每个邻域的标准差以及均值，</w:t>
      </w:r>
      <w:r>
        <w:rPr>
          <w:rFonts w:hint="eastAsia"/>
          <w:shd w:val="clear" w:color="auto" w:fill="FFFFFF"/>
        </w:rPr>
        <w:t>再</w:t>
      </w:r>
      <w:r>
        <w:rPr>
          <w:shd w:val="clear" w:color="auto" w:fill="FFFFFF"/>
        </w:rPr>
        <w:t>与原始图片的均值</w:t>
      </w:r>
      <w:r>
        <w:rPr>
          <w:rFonts w:hint="eastAsia"/>
          <w:shd w:val="clear" w:color="auto" w:fill="FFFFFF"/>
        </w:rPr>
        <w:t>、</w:t>
      </w:r>
      <w:r>
        <w:rPr>
          <w:shd w:val="clear" w:color="auto" w:fill="FFFFFF"/>
        </w:rPr>
        <w:t>标准差进行比较，判断是否需要增强。</w:t>
      </w:r>
    </w:p>
    <w:p w14:paraId="28C634E4" w14:textId="250AD87C" w:rsidR="00D5352F" w:rsidRDefault="00D5352F" w:rsidP="009A56EF">
      <w:pPr>
        <w:pStyle w:val="4"/>
      </w:pPr>
      <w:r>
        <w:rPr>
          <w:rFonts w:hint="eastAsia"/>
        </w:rPr>
        <w:lastRenderedPageBreak/>
        <w:t>3.实验结果</w:t>
      </w:r>
    </w:p>
    <w:p w14:paraId="2C1FD49B" w14:textId="1FC856CB" w:rsidR="009A56EF" w:rsidRDefault="009A56EF" w:rsidP="009A56EF">
      <w:r>
        <w:rPr>
          <w:noProof/>
        </w:rPr>
        <w:drawing>
          <wp:inline distT="0" distB="0" distL="0" distR="0" wp14:anchorId="736659BD" wp14:editId="0377A382">
            <wp:extent cx="5274310" cy="52908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290820"/>
                    </a:xfrm>
                    <a:prstGeom prst="rect">
                      <a:avLst/>
                    </a:prstGeom>
                  </pic:spPr>
                </pic:pic>
              </a:graphicData>
            </a:graphic>
          </wp:inline>
        </w:drawing>
      </w:r>
    </w:p>
    <w:p w14:paraId="63B675CC" w14:textId="5DC76CED" w:rsidR="009A56EF" w:rsidRPr="009A56EF" w:rsidRDefault="009A56EF" w:rsidP="009A56EF">
      <w:r>
        <w:rPr>
          <w:noProof/>
        </w:rPr>
        <w:lastRenderedPageBreak/>
        <w:drawing>
          <wp:inline distT="0" distB="0" distL="0" distR="0" wp14:anchorId="46AAA999" wp14:editId="14DB5FC2">
            <wp:extent cx="5274310" cy="52495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249545"/>
                    </a:xfrm>
                    <a:prstGeom prst="rect">
                      <a:avLst/>
                    </a:prstGeom>
                  </pic:spPr>
                </pic:pic>
              </a:graphicData>
            </a:graphic>
          </wp:inline>
        </w:drawing>
      </w:r>
    </w:p>
    <w:p w14:paraId="01EBD8CE" w14:textId="2526A8BD" w:rsidR="00D5352F" w:rsidRDefault="009A56EF" w:rsidP="009A56EF">
      <w:pPr>
        <w:pStyle w:val="4"/>
      </w:pPr>
      <w:r>
        <w:rPr>
          <w:rFonts w:hint="eastAsia"/>
        </w:rPr>
        <w:t>4.结果分析</w:t>
      </w:r>
    </w:p>
    <w:p w14:paraId="57243180" w14:textId="0798BB4C" w:rsidR="009A56EF" w:rsidRDefault="009A56EF" w:rsidP="009A56EF">
      <w:pPr>
        <w:ind w:firstLineChars="200" w:firstLine="420"/>
        <w:rPr>
          <w:rFonts w:ascii="Segoe UI" w:hAnsi="Segoe UI" w:cs="Segoe UI"/>
          <w:color w:val="24292E"/>
          <w:shd w:val="clear" w:color="auto" w:fill="FFFFFF"/>
        </w:rPr>
      </w:pPr>
      <w:r>
        <w:rPr>
          <w:rFonts w:ascii="Segoe UI" w:hAnsi="Segoe UI" w:cs="Segoe UI"/>
          <w:color w:val="24292E"/>
          <w:shd w:val="clear" w:color="auto" w:fill="FFFFFF"/>
        </w:rPr>
        <w:t>可以看出，在进行了局部直方图均衡后，暗区与亮区同时产生了变化，图像效果很差，显然人脸照片并不适合使用局部直方图均衡的方法处理。</w:t>
      </w:r>
    </w:p>
    <w:p w14:paraId="09560C88" w14:textId="5E68BD86" w:rsidR="009A56EF" w:rsidRDefault="009A56EF" w:rsidP="009A56EF">
      <w:pPr>
        <w:pStyle w:val="2"/>
      </w:pPr>
      <w:r>
        <w:rPr>
          <w:rFonts w:hint="eastAsia"/>
        </w:rPr>
        <w:t>五、</w:t>
      </w:r>
      <w:r w:rsidRPr="009A56EF">
        <w:rPr>
          <w:rFonts w:hint="eastAsia"/>
        </w:rPr>
        <w:t>利用直方图对图像</w:t>
      </w:r>
      <w:r w:rsidRPr="009A56EF">
        <w:t>elain和woman进行分割；</w:t>
      </w:r>
    </w:p>
    <w:p w14:paraId="733BB6B0" w14:textId="666C17C0" w:rsidR="009A56EF" w:rsidRDefault="009A56EF" w:rsidP="009A56EF">
      <w:pPr>
        <w:pStyle w:val="4"/>
      </w:pPr>
      <w:r>
        <w:rPr>
          <w:rFonts w:hint="eastAsia"/>
        </w:rPr>
        <w:t>1.问题分析</w:t>
      </w:r>
    </w:p>
    <w:p w14:paraId="5BD80DFE" w14:textId="606B9F21" w:rsidR="009A56EF" w:rsidRDefault="009A56EF" w:rsidP="009A56EF">
      <w:pPr>
        <w:ind w:firstLineChars="100" w:firstLine="210"/>
        <w:rPr>
          <w:rFonts w:ascii="Segoe UI" w:hAnsi="Segoe UI" w:cs="Segoe UI"/>
          <w:color w:val="24292E"/>
          <w:shd w:val="clear" w:color="auto" w:fill="FFFFFF"/>
        </w:rPr>
      </w:pPr>
      <w:r>
        <w:rPr>
          <w:rFonts w:ascii="Segoe UI" w:hAnsi="Segoe UI" w:cs="Segoe UI"/>
          <w:color w:val="24292E"/>
          <w:shd w:val="clear" w:color="auto" w:fill="FFFFFF"/>
        </w:rPr>
        <w:t>直方图分割是利用观察直方图设立一定的阈值对原图进行分割，一般阈值的设立选在直方图的谷底区域。</w:t>
      </w:r>
    </w:p>
    <w:p w14:paraId="1BC49F17" w14:textId="3541A07D" w:rsidR="009A56EF" w:rsidRDefault="009A56EF" w:rsidP="009A56EF">
      <w:pPr>
        <w:pStyle w:val="4"/>
      </w:pPr>
      <w:r>
        <w:rPr>
          <w:rFonts w:hint="eastAsia"/>
        </w:rPr>
        <w:lastRenderedPageBreak/>
        <w:t>2.</w:t>
      </w:r>
      <w:r w:rsidR="00017D11">
        <w:rPr>
          <w:rFonts w:hint="eastAsia"/>
        </w:rPr>
        <w:t>实验步骤</w:t>
      </w:r>
    </w:p>
    <w:p w14:paraId="31B6BD0B" w14:textId="03E0FC86" w:rsidR="00017D11" w:rsidRDefault="00017D11" w:rsidP="00017D11">
      <w:pPr>
        <w:ind w:firstLineChars="200" w:firstLine="420"/>
        <w:rPr>
          <w:rFonts w:ascii="Segoe UI" w:hAnsi="Segoe UI" w:cs="Segoe UI"/>
          <w:color w:val="24292E"/>
          <w:shd w:val="clear" w:color="auto" w:fill="FFFFFF"/>
        </w:rPr>
      </w:pPr>
      <w:r>
        <w:rPr>
          <w:rFonts w:ascii="Segoe UI" w:hAnsi="Segoe UI" w:cs="Segoe UI"/>
          <w:color w:val="24292E"/>
          <w:shd w:val="clear" w:color="auto" w:fill="FFFFFF"/>
        </w:rPr>
        <w:t>在对原图像</w:t>
      </w:r>
      <w:r>
        <w:rPr>
          <w:rFonts w:ascii="Segoe UI" w:hAnsi="Segoe UI" w:cs="Segoe UI"/>
          <w:color w:val="24292E"/>
          <w:shd w:val="clear" w:color="auto" w:fill="FFFFFF"/>
        </w:rPr>
        <w:t>A</w:t>
      </w:r>
      <w:r>
        <w:rPr>
          <w:rFonts w:ascii="Segoe UI" w:hAnsi="Segoe UI" w:cs="Segoe UI"/>
          <w:color w:val="24292E"/>
          <w:shd w:val="clear" w:color="auto" w:fill="FFFFFF"/>
        </w:rPr>
        <w:t>进行预处理之后，使用</w:t>
      </w:r>
      <w:proofErr w:type="spellStart"/>
      <w:r>
        <w:rPr>
          <w:rFonts w:ascii="Segoe UI" w:hAnsi="Segoe UI" w:cs="Segoe UI"/>
          <w:color w:val="24292E"/>
          <w:shd w:val="clear" w:color="auto" w:fill="FFFFFF"/>
        </w:rPr>
        <w:t>graythresh</w:t>
      </w:r>
      <w:proofErr w:type="spellEnd"/>
      <w:r>
        <w:rPr>
          <w:rFonts w:ascii="Segoe UI" w:hAnsi="Segoe UI" w:cs="Segoe UI"/>
          <w:color w:val="24292E"/>
          <w:shd w:val="clear" w:color="auto" w:fill="FFFFFF"/>
        </w:rPr>
        <w:t>得到阈值</w:t>
      </w:r>
      <w:r>
        <w:rPr>
          <w:rFonts w:ascii="Segoe UI" w:hAnsi="Segoe UI" w:cs="Segoe UI"/>
          <w:color w:val="24292E"/>
          <w:shd w:val="clear" w:color="auto" w:fill="FFFFFF"/>
        </w:rPr>
        <w:t>level</w:t>
      </w:r>
      <w:r>
        <w:rPr>
          <w:rFonts w:ascii="Segoe UI" w:hAnsi="Segoe UI" w:cs="Segoe UI"/>
          <w:color w:val="24292E"/>
          <w:shd w:val="clear" w:color="auto" w:fill="FFFFFF"/>
        </w:rPr>
        <w:t>，而后使用</w:t>
      </w:r>
      <w:r>
        <w:rPr>
          <w:rFonts w:ascii="Segoe UI" w:hAnsi="Segoe UI" w:cs="Segoe UI"/>
          <w:color w:val="24292E"/>
          <w:shd w:val="clear" w:color="auto" w:fill="FFFFFF"/>
        </w:rPr>
        <w:t>im2bw</w:t>
      </w:r>
      <w:r>
        <w:rPr>
          <w:rFonts w:ascii="Segoe UI" w:hAnsi="Segoe UI" w:cs="Segoe UI"/>
          <w:color w:val="24292E"/>
          <w:shd w:val="clear" w:color="auto" w:fill="FFFFFF"/>
        </w:rPr>
        <w:t>按</w:t>
      </w:r>
      <w:r>
        <w:rPr>
          <w:rFonts w:ascii="Segoe UI" w:hAnsi="Segoe UI" w:cs="Segoe UI"/>
          <w:color w:val="24292E"/>
          <w:shd w:val="clear" w:color="auto" w:fill="FFFFFF"/>
        </w:rPr>
        <w:t>level</w:t>
      </w:r>
      <w:r>
        <w:rPr>
          <w:rFonts w:ascii="Segoe UI" w:hAnsi="Segoe UI" w:cs="Segoe UI"/>
          <w:color w:val="24292E"/>
          <w:shd w:val="clear" w:color="auto" w:fill="FFFFFF"/>
        </w:rPr>
        <w:t>对原图像进行分割。</w:t>
      </w:r>
    </w:p>
    <w:p w14:paraId="69445042" w14:textId="53DDD763" w:rsidR="00017D11" w:rsidRDefault="00017D11" w:rsidP="00017D11">
      <w:pPr>
        <w:pStyle w:val="4"/>
      </w:pPr>
      <w:r>
        <w:rPr>
          <w:rFonts w:hint="eastAsia"/>
        </w:rPr>
        <w:t>3.实验结果</w:t>
      </w:r>
    </w:p>
    <w:p w14:paraId="009CD932" w14:textId="63EE239E" w:rsidR="00017D11" w:rsidRDefault="00017D11" w:rsidP="00017D11">
      <w:r>
        <w:rPr>
          <w:noProof/>
        </w:rPr>
        <w:drawing>
          <wp:inline distT="0" distB="0" distL="0" distR="0" wp14:anchorId="42E24843" wp14:editId="1E41F8AF">
            <wp:extent cx="5274310" cy="24587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58720"/>
                    </a:xfrm>
                    <a:prstGeom prst="rect">
                      <a:avLst/>
                    </a:prstGeom>
                  </pic:spPr>
                </pic:pic>
              </a:graphicData>
            </a:graphic>
          </wp:inline>
        </w:drawing>
      </w:r>
    </w:p>
    <w:p w14:paraId="41D960A1" w14:textId="0F7E21D0" w:rsidR="00017D11" w:rsidRDefault="00017D11" w:rsidP="00017D11">
      <w:r>
        <w:rPr>
          <w:noProof/>
        </w:rPr>
        <w:drawing>
          <wp:inline distT="0" distB="0" distL="0" distR="0" wp14:anchorId="4C6ED4FE" wp14:editId="723FAA88">
            <wp:extent cx="5274310" cy="29698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9895"/>
                    </a:xfrm>
                    <a:prstGeom prst="rect">
                      <a:avLst/>
                    </a:prstGeom>
                  </pic:spPr>
                </pic:pic>
              </a:graphicData>
            </a:graphic>
          </wp:inline>
        </w:drawing>
      </w:r>
    </w:p>
    <w:p w14:paraId="74E3EC85" w14:textId="3F86A201" w:rsidR="00017D11" w:rsidRDefault="00017D11" w:rsidP="00017D11">
      <w:pPr>
        <w:pStyle w:val="4"/>
      </w:pPr>
      <w:r>
        <w:rPr>
          <w:rFonts w:hint="eastAsia"/>
        </w:rPr>
        <w:t>4.结果分析</w:t>
      </w:r>
    </w:p>
    <w:p w14:paraId="2B01D209" w14:textId="686C4220" w:rsidR="00017D11" w:rsidRDefault="00017D11" w:rsidP="00017D11">
      <w:pPr>
        <w:pStyle w:val="rich-diff-level-zero"/>
        <w:spacing w:before="0" w:beforeAutospacing="0" w:after="240" w:afterAutospacing="0"/>
        <w:ind w:left="225"/>
        <w:rPr>
          <w:rFonts w:ascii="Segoe UI" w:hAnsi="Segoe UI" w:cs="Segoe UI"/>
          <w:color w:val="24292E"/>
          <w:sz w:val="21"/>
          <w:szCs w:val="21"/>
          <w:bdr w:val="none" w:sz="0" w:space="0" w:color="auto" w:frame="1"/>
          <w:shd w:val="clear" w:color="auto" w:fill="FFFFFF"/>
        </w:rPr>
      </w:pPr>
      <w:r w:rsidRPr="00017D11">
        <w:rPr>
          <w:rFonts w:hint="eastAsia"/>
          <w:sz w:val="21"/>
          <w:szCs w:val="21"/>
        </w:rPr>
        <w:t xml:space="preserve"> </w:t>
      </w:r>
      <w:r w:rsidRPr="00017D11">
        <w:rPr>
          <w:sz w:val="21"/>
          <w:szCs w:val="21"/>
        </w:rPr>
        <w:t xml:space="preserve"> </w:t>
      </w:r>
      <w:ins w:id="3" w:author="Unknown">
        <w:r w:rsidRPr="00017D11">
          <w:rPr>
            <w:rFonts w:ascii="Segoe UI" w:hAnsi="Segoe UI" w:cs="Segoe UI"/>
            <w:color w:val="24292E"/>
            <w:sz w:val="21"/>
            <w:szCs w:val="21"/>
            <w:bdr w:val="none" w:sz="0" w:space="0" w:color="auto" w:frame="1"/>
            <w:shd w:val="clear" w:color="auto" w:fill="FFFFFF"/>
          </w:rPr>
          <w:t>分割的结果因设置的阈值而异</w:t>
        </w:r>
      </w:ins>
      <w:r>
        <w:rPr>
          <w:rFonts w:ascii="Segoe UI" w:hAnsi="Segoe UI" w:cs="Segoe UI" w:hint="eastAsia"/>
          <w:color w:val="24292E"/>
          <w:sz w:val="21"/>
          <w:szCs w:val="21"/>
          <w:bdr w:val="none" w:sz="0" w:space="0" w:color="auto" w:frame="1"/>
          <w:shd w:val="clear" w:color="auto" w:fill="FFFFFF"/>
        </w:rPr>
        <w:t>。</w:t>
      </w:r>
      <w:ins w:id="4" w:author="Unknown">
        <w:r w:rsidRPr="00017D11">
          <w:rPr>
            <w:rFonts w:ascii="Segoe UI" w:hAnsi="Segoe UI" w:cs="Segoe UI"/>
            <w:color w:val="24292E"/>
            <w:sz w:val="21"/>
            <w:szCs w:val="21"/>
            <w:bdr w:val="none" w:sz="0" w:space="0" w:color="auto" w:frame="1"/>
            <w:shd w:val="clear" w:color="auto" w:fill="FFFFFF"/>
          </w:rPr>
          <w:t>elain</w:t>
        </w:r>
        <w:r w:rsidRPr="00017D11">
          <w:rPr>
            <w:rFonts w:ascii="Segoe UI" w:hAnsi="Segoe UI" w:cs="Segoe UI"/>
            <w:color w:val="24292E"/>
            <w:sz w:val="21"/>
            <w:szCs w:val="21"/>
            <w:bdr w:val="none" w:sz="0" w:space="0" w:color="auto" w:frame="1"/>
            <w:shd w:val="clear" w:color="auto" w:fill="FFFFFF"/>
          </w:rPr>
          <w:t>图像的直方图中没有明显的低谷，分割结果并不理想</w:t>
        </w:r>
      </w:ins>
      <w:r>
        <w:rPr>
          <w:rFonts w:ascii="Segoe UI" w:hAnsi="Segoe UI" w:cs="Segoe UI" w:hint="eastAsia"/>
          <w:color w:val="24292E"/>
          <w:sz w:val="21"/>
          <w:szCs w:val="21"/>
          <w:bdr w:val="none" w:sz="0" w:space="0" w:color="auto" w:frame="1"/>
          <w:shd w:val="clear" w:color="auto" w:fill="FFFFFF"/>
        </w:rPr>
        <w:t>。</w:t>
      </w:r>
      <w:ins w:id="5" w:author="Unknown">
        <w:r w:rsidRPr="00017D11">
          <w:rPr>
            <w:rFonts w:ascii="Segoe UI" w:hAnsi="Segoe UI" w:cs="Segoe UI"/>
            <w:color w:val="24292E"/>
            <w:sz w:val="21"/>
            <w:szCs w:val="21"/>
            <w:bdr w:val="none" w:sz="0" w:space="0" w:color="auto" w:frame="1"/>
            <w:shd w:val="clear" w:color="auto" w:fill="FFFFFF"/>
          </w:rPr>
          <w:t>woman</w:t>
        </w:r>
        <w:r w:rsidRPr="00017D11">
          <w:rPr>
            <w:rFonts w:ascii="Segoe UI" w:hAnsi="Segoe UI" w:cs="Segoe UI"/>
            <w:color w:val="24292E"/>
            <w:sz w:val="21"/>
            <w:szCs w:val="21"/>
            <w:bdr w:val="none" w:sz="0" w:space="0" w:color="auto" w:frame="1"/>
            <w:shd w:val="clear" w:color="auto" w:fill="FFFFFF"/>
          </w:rPr>
          <w:t>直方图有明显的低谷，分割结果相对较好。</w:t>
        </w:r>
      </w:ins>
    </w:p>
    <w:p w14:paraId="1C31BE30" w14:textId="020C36C0" w:rsidR="006146C1" w:rsidRDefault="006146C1" w:rsidP="006146C1">
      <w:pPr>
        <w:pStyle w:val="2"/>
        <w:rPr>
          <w:bdr w:val="none" w:sz="0" w:space="0" w:color="auto" w:frame="1"/>
          <w:shd w:val="clear" w:color="auto" w:fill="FFFFFF"/>
        </w:rPr>
      </w:pPr>
      <w:r>
        <w:rPr>
          <w:rFonts w:hint="eastAsia"/>
          <w:bdr w:val="none" w:sz="0" w:space="0" w:color="auto" w:frame="1"/>
          <w:shd w:val="clear" w:color="auto" w:fill="FFFFFF"/>
        </w:rPr>
        <w:lastRenderedPageBreak/>
        <w:t>六、源代码</w:t>
      </w:r>
    </w:p>
    <w:p w14:paraId="14987B13" w14:textId="77777777" w:rsidR="006146C1" w:rsidRDefault="006146C1" w:rsidP="006146C1">
      <w:r>
        <w:t>1.</w:t>
      </w:r>
    </w:p>
    <w:p w14:paraId="38B65514" w14:textId="77777777" w:rsidR="006146C1" w:rsidRDefault="006146C1" w:rsidP="006146C1">
      <w:r>
        <w:t>[</w:t>
      </w:r>
      <w:proofErr w:type="spellStart"/>
      <w:r>
        <w:t>K,map</w:t>
      </w:r>
      <w:proofErr w:type="spellEnd"/>
      <w:r>
        <w:t xml:space="preserve">]= </w:t>
      </w:r>
      <w:proofErr w:type="spellStart"/>
      <w:r>
        <w:t>imread</w:t>
      </w:r>
      <w:proofErr w:type="spellEnd"/>
      <w:r>
        <w:t xml:space="preserve">('C:\Users\ywj5022\Desktop\image\citywall.bmp'); </w:t>
      </w:r>
    </w:p>
    <w:p w14:paraId="45EABD8D" w14:textId="77777777" w:rsidR="006146C1" w:rsidRDefault="006146C1" w:rsidP="006146C1">
      <w:r>
        <w:t xml:space="preserve">map(end:255,:)=0; </w:t>
      </w:r>
    </w:p>
    <w:p w14:paraId="5976A988" w14:textId="77777777" w:rsidR="006146C1" w:rsidRDefault="006146C1" w:rsidP="006146C1">
      <w:r>
        <w:t xml:space="preserve">subplot(4,4,1); </w:t>
      </w:r>
    </w:p>
    <w:p w14:paraId="3852A20B" w14:textId="77777777" w:rsidR="006146C1" w:rsidRDefault="006146C1" w:rsidP="006146C1">
      <w:r>
        <w:t>K1=ind2gray(</w:t>
      </w:r>
      <w:proofErr w:type="spellStart"/>
      <w:r>
        <w:t>K,map</w:t>
      </w:r>
      <w:proofErr w:type="spellEnd"/>
      <w:r>
        <w:t xml:space="preserve">); </w:t>
      </w:r>
    </w:p>
    <w:p w14:paraId="551F5F74" w14:textId="77777777" w:rsidR="006146C1" w:rsidRDefault="006146C1" w:rsidP="006146C1">
      <w:proofErr w:type="spellStart"/>
      <w:r>
        <w:t>imhist</w:t>
      </w:r>
      <w:proofErr w:type="spellEnd"/>
      <w:r>
        <w:t>(K1);</w:t>
      </w:r>
    </w:p>
    <w:p w14:paraId="2F9DCEB7" w14:textId="77777777" w:rsidR="006146C1" w:rsidRDefault="006146C1" w:rsidP="006146C1">
      <w:r>
        <w:t>title('</w:t>
      </w:r>
      <w:proofErr w:type="spellStart"/>
      <w:r>
        <w:t>citywall</w:t>
      </w:r>
      <w:proofErr w:type="spellEnd"/>
      <w:r>
        <w:t>直方图');</w:t>
      </w:r>
    </w:p>
    <w:p w14:paraId="541019B2" w14:textId="77777777" w:rsidR="006146C1" w:rsidRDefault="006146C1" w:rsidP="006146C1"/>
    <w:p w14:paraId="08B6ABFE" w14:textId="77777777" w:rsidR="006146C1" w:rsidRDefault="006146C1" w:rsidP="006146C1">
      <w:r>
        <w:t>2.</w:t>
      </w:r>
    </w:p>
    <w:p w14:paraId="62F0D915" w14:textId="77777777" w:rsidR="006146C1" w:rsidRDefault="006146C1" w:rsidP="006146C1">
      <w:r>
        <w:t>[</w:t>
      </w:r>
      <w:proofErr w:type="spellStart"/>
      <w:r>
        <w:t>H,map</w:t>
      </w:r>
      <w:proofErr w:type="spellEnd"/>
      <w:r>
        <w:t xml:space="preserve">]= </w:t>
      </w:r>
      <w:proofErr w:type="spellStart"/>
      <w:r>
        <w:t>imread</w:t>
      </w:r>
      <w:proofErr w:type="spellEnd"/>
      <w:r>
        <w:t xml:space="preserve">('C:\Users\ywj5022\Desktop\image\citywall.bmp'); </w:t>
      </w:r>
    </w:p>
    <w:p w14:paraId="4CC4E21B" w14:textId="77777777" w:rsidR="006146C1" w:rsidRDefault="006146C1" w:rsidP="006146C1">
      <w:r>
        <w:t xml:space="preserve">map(end:255,:)=0; </w:t>
      </w:r>
    </w:p>
    <w:p w14:paraId="3822F9BB" w14:textId="77777777" w:rsidR="006146C1" w:rsidRDefault="006146C1" w:rsidP="006146C1">
      <w:r>
        <w:t xml:space="preserve">subplot(2,2,1); </w:t>
      </w:r>
    </w:p>
    <w:p w14:paraId="30D33F32" w14:textId="77777777" w:rsidR="006146C1" w:rsidRDefault="006146C1" w:rsidP="006146C1">
      <w:r>
        <w:t>H=ind2gray(</w:t>
      </w:r>
      <w:proofErr w:type="spellStart"/>
      <w:r>
        <w:t>H,map</w:t>
      </w:r>
      <w:proofErr w:type="spellEnd"/>
      <w:r>
        <w:t xml:space="preserve">); </w:t>
      </w:r>
    </w:p>
    <w:p w14:paraId="332C26D9" w14:textId="77777777" w:rsidR="006146C1" w:rsidRDefault="006146C1" w:rsidP="006146C1">
      <w:r>
        <w:t xml:space="preserve">subplot(2,2,1); </w:t>
      </w:r>
    </w:p>
    <w:p w14:paraId="3FDB29D3" w14:textId="77777777" w:rsidR="006146C1" w:rsidRDefault="006146C1" w:rsidP="006146C1">
      <w:proofErr w:type="spellStart"/>
      <w:r>
        <w:t>imshow</w:t>
      </w:r>
      <w:proofErr w:type="spellEnd"/>
      <w:r>
        <w:t xml:space="preserve">(H,[0,255]); </w:t>
      </w:r>
    </w:p>
    <w:p w14:paraId="55E05912" w14:textId="77777777" w:rsidR="006146C1" w:rsidRDefault="006146C1" w:rsidP="006146C1">
      <w:r>
        <w:t>title('</w:t>
      </w:r>
      <w:proofErr w:type="spellStart"/>
      <w:r>
        <w:t>citywall</w:t>
      </w:r>
      <w:proofErr w:type="spellEnd"/>
      <w:r>
        <w:t>原图');</w:t>
      </w:r>
    </w:p>
    <w:p w14:paraId="1AC5E414" w14:textId="77777777" w:rsidR="006146C1" w:rsidRDefault="006146C1" w:rsidP="006146C1"/>
    <w:p w14:paraId="34CB9341" w14:textId="77777777" w:rsidR="006146C1" w:rsidRDefault="006146C1" w:rsidP="006146C1">
      <w:r>
        <w:t>[</w:t>
      </w:r>
      <w:proofErr w:type="spellStart"/>
      <w:r>
        <w:t>m,n</w:t>
      </w:r>
      <w:proofErr w:type="spellEnd"/>
      <w:r>
        <w:t xml:space="preserve">]=size(H); </w:t>
      </w:r>
    </w:p>
    <w:p w14:paraId="00DD031A" w14:textId="77777777" w:rsidR="006146C1" w:rsidRDefault="006146C1" w:rsidP="006146C1">
      <w:r>
        <w:t xml:space="preserve">p=zeros(1,256); </w:t>
      </w:r>
    </w:p>
    <w:p w14:paraId="39CCB1CC" w14:textId="77777777" w:rsidR="006146C1" w:rsidRDefault="006146C1" w:rsidP="006146C1">
      <w:r>
        <w:t xml:space="preserve">for </w:t>
      </w:r>
      <w:proofErr w:type="spellStart"/>
      <w:r>
        <w:t>i</w:t>
      </w:r>
      <w:proofErr w:type="spellEnd"/>
      <w:r>
        <w:t xml:space="preserve">=0:255 </w:t>
      </w:r>
    </w:p>
    <w:p w14:paraId="7CCD9F2C" w14:textId="77777777" w:rsidR="006146C1" w:rsidRDefault="006146C1" w:rsidP="006146C1">
      <w:r>
        <w:t>p(i+1)=length(find(H==</w:t>
      </w:r>
      <w:proofErr w:type="spellStart"/>
      <w:r>
        <w:t>i</w:t>
      </w:r>
      <w:proofErr w:type="spellEnd"/>
      <w:r>
        <w:t xml:space="preserve">))/(m*n); </w:t>
      </w:r>
    </w:p>
    <w:p w14:paraId="77604BE6" w14:textId="77777777" w:rsidR="006146C1" w:rsidRDefault="006146C1" w:rsidP="006146C1">
      <w:r>
        <w:t>end</w:t>
      </w:r>
    </w:p>
    <w:p w14:paraId="444CAC91" w14:textId="77777777" w:rsidR="006146C1" w:rsidRDefault="006146C1" w:rsidP="006146C1"/>
    <w:p w14:paraId="4C8513D0" w14:textId="77777777" w:rsidR="006146C1" w:rsidRDefault="006146C1" w:rsidP="006146C1">
      <w:r>
        <w:t xml:space="preserve">subplot(2,2,2); </w:t>
      </w:r>
    </w:p>
    <w:p w14:paraId="2855E3F0" w14:textId="77777777" w:rsidR="006146C1" w:rsidRDefault="006146C1" w:rsidP="006146C1">
      <w:r>
        <w:t xml:space="preserve">bar(0:255,p,'b'); </w:t>
      </w:r>
    </w:p>
    <w:p w14:paraId="02162BB5" w14:textId="77777777" w:rsidR="006146C1" w:rsidRDefault="006146C1" w:rsidP="006146C1">
      <w:r>
        <w:t>title('原图直方图');</w:t>
      </w:r>
    </w:p>
    <w:p w14:paraId="2797771A" w14:textId="77777777" w:rsidR="006146C1" w:rsidRDefault="006146C1" w:rsidP="006146C1"/>
    <w:p w14:paraId="78C0EAB3" w14:textId="77777777" w:rsidR="006146C1" w:rsidRDefault="006146C1" w:rsidP="006146C1">
      <w:r>
        <w:t xml:space="preserve">s=zeros(1,256); </w:t>
      </w:r>
    </w:p>
    <w:p w14:paraId="1BF8C619" w14:textId="77777777" w:rsidR="006146C1" w:rsidRDefault="006146C1" w:rsidP="006146C1">
      <w:r>
        <w:t xml:space="preserve">for </w:t>
      </w:r>
      <w:proofErr w:type="spellStart"/>
      <w:r>
        <w:t>i</w:t>
      </w:r>
      <w:proofErr w:type="spellEnd"/>
      <w:r>
        <w:t xml:space="preserve">=1:256 </w:t>
      </w:r>
    </w:p>
    <w:p w14:paraId="31D4644E" w14:textId="77777777" w:rsidR="006146C1" w:rsidRDefault="006146C1" w:rsidP="006146C1">
      <w:r>
        <w:t xml:space="preserve">for j=1:i </w:t>
      </w:r>
    </w:p>
    <w:p w14:paraId="3C18D928" w14:textId="77777777" w:rsidR="006146C1" w:rsidRDefault="006146C1" w:rsidP="006146C1">
      <w:r>
        <w:t>s(</w:t>
      </w:r>
      <w:proofErr w:type="spellStart"/>
      <w:r>
        <w:t>i</w:t>
      </w:r>
      <w:proofErr w:type="spellEnd"/>
      <w:r>
        <w:t>)=p(j)+s(</w:t>
      </w:r>
      <w:proofErr w:type="spellStart"/>
      <w:r>
        <w:t>i</w:t>
      </w:r>
      <w:proofErr w:type="spellEnd"/>
      <w:r>
        <w:t xml:space="preserve">); </w:t>
      </w:r>
    </w:p>
    <w:p w14:paraId="204F9EB0" w14:textId="77777777" w:rsidR="006146C1" w:rsidRDefault="006146C1" w:rsidP="006146C1">
      <w:r>
        <w:t xml:space="preserve">end </w:t>
      </w:r>
    </w:p>
    <w:p w14:paraId="29878088" w14:textId="77777777" w:rsidR="006146C1" w:rsidRDefault="006146C1" w:rsidP="006146C1">
      <w:r>
        <w:t>end</w:t>
      </w:r>
    </w:p>
    <w:p w14:paraId="4E5ABCE5" w14:textId="77777777" w:rsidR="006146C1" w:rsidRDefault="006146C1" w:rsidP="006146C1"/>
    <w:p w14:paraId="0A0D6EB8" w14:textId="77777777" w:rsidR="006146C1" w:rsidRDefault="006146C1" w:rsidP="006146C1">
      <w:r>
        <w:t xml:space="preserve">a=round(s*255); </w:t>
      </w:r>
    </w:p>
    <w:p w14:paraId="405D2DEF" w14:textId="77777777" w:rsidR="006146C1" w:rsidRDefault="006146C1" w:rsidP="006146C1">
      <w:r>
        <w:t xml:space="preserve">b=H; </w:t>
      </w:r>
    </w:p>
    <w:p w14:paraId="51B8004A" w14:textId="77777777" w:rsidR="006146C1" w:rsidRDefault="006146C1" w:rsidP="006146C1">
      <w:r>
        <w:t xml:space="preserve">for </w:t>
      </w:r>
      <w:proofErr w:type="spellStart"/>
      <w:r>
        <w:t>i</w:t>
      </w:r>
      <w:proofErr w:type="spellEnd"/>
      <w:r>
        <w:t xml:space="preserve">=0:255 </w:t>
      </w:r>
    </w:p>
    <w:p w14:paraId="1AF00840" w14:textId="77777777" w:rsidR="006146C1" w:rsidRDefault="006146C1" w:rsidP="006146C1">
      <w:r>
        <w:t>b(find(H==</w:t>
      </w:r>
      <w:proofErr w:type="spellStart"/>
      <w:r>
        <w:t>i</w:t>
      </w:r>
      <w:proofErr w:type="spellEnd"/>
      <w:r>
        <w:t xml:space="preserve">))=a(i+1); </w:t>
      </w:r>
    </w:p>
    <w:p w14:paraId="05795246" w14:textId="77777777" w:rsidR="006146C1" w:rsidRDefault="006146C1" w:rsidP="006146C1">
      <w:r>
        <w:t xml:space="preserve">end </w:t>
      </w:r>
    </w:p>
    <w:p w14:paraId="1A5604CC" w14:textId="77777777" w:rsidR="006146C1" w:rsidRDefault="006146C1" w:rsidP="006146C1">
      <w:r>
        <w:t xml:space="preserve">subplot(2,2,3); </w:t>
      </w:r>
    </w:p>
    <w:p w14:paraId="7102D6E1" w14:textId="77777777" w:rsidR="006146C1" w:rsidRDefault="006146C1" w:rsidP="006146C1">
      <w:proofErr w:type="spellStart"/>
      <w:r>
        <w:t>imshow</w:t>
      </w:r>
      <w:proofErr w:type="spellEnd"/>
      <w:r>
        <w:t xml:space="preserve">(b) </w:t>
      </w:r>
    </w:p>
    <w:p w14:paraId="14FA6E9A" w14:textId="77777777" w:rsidR="006146C1" w:rsidRDefault="006146C1" w:rsidP="006146C1">
      <w:r>
        <w:lastRenderedPageBreak/>
        <w:t>title('均衡化图像');</w:t>
      </w:r>
    </w:p>
    <w:p w14:paraId="6671BCF8" w14:textId="77777777" w:rsidR="006146C1" w:rsidRDefault="006146C1" w:rsidP="006146C1"/>
    <w:p w14:paraId="346B6AAF" w14:textId="77777777" w:rsidR="006146C1" w:rsidRDefault="006146C1" w:rsidP="006146C1">
      <w:r>
        <w:t xml:space="preserve">for </w:t>
      </w:r>
      <w:proofErr w:type="spellStart"/>
      <w:r>
        <w:t>i</w:t>
      </w:r>
      <w:proofErr w:type="spellEnd"/>
      <w:r>
        <w:t xml:space="preserve">=0:255 </w:t>
      </w:r>
    </w:p>
    <w:p w14:paraId="17E88754" w14:textId="77777777" w:rsidR="006146C1" w:rsidRDefault="006146C1" w:rsidP="006146C1">
      <w:proofErr w:type="spellStart"/>
      <w:r>
        <w:t>GPeq</w:t>
      </w:r>
      <w:proofErr w:type="spellEnd"/>
      <w:r>
        <w:t>(i+1)=sum(p(find(a==</w:t>
      </w:r>
      <w:proofErr w:type="spellStart"/>
      <w:r>
        <w:t>i</w:t>
      </w:r>
      <w:proofErr w:type="spellEnd"/>
      <w:r>
        <w:t xml:space="preserve">))); </w:t>
      </w:r>
    </w:p>
    <w:p w14:paraId="4E9C6D7E" w14:textId="77777777" w:rsidR="006146C1" w:rsidRDefault="006146C1" w:rsidP="006146C1">
      <w:r>
        <w:t xml:space="preserve">end </w:t>
      </w:r>
    </w:p>
    <w:p w14:paraId="62215BA7" w14:textId="77777777" w:rsidR="006146C1" w:rsidRDefault="006146C1" w:rsidP="006146C1">
      <w:r>
        <w:t xml:space="preserve">subplot(2,2,4); </w:t>
      </w:r>
    </w:p>
    <w:p w14:paraId="34C6108D" w14:textId="77777777" w:rsidR="006146C1" w:rsidRDefault="006146C1" w:rsidP="006146C1">
      <w:r>
        <w:t>bar(0:255,GPeq,'b'); title('均衡化图像直方图');</w:t>
      </w:r>
    </w:p>
    <w:p w14:paraId="2D75C6DE" w14:textId="77777777" w:rsidR="006146C1" w:rsidRDefault="006146C1" w:rsidP="006146C1"/>
    <w:p w14:paraId="1A5AFDBB" w14:textId="77777777" w:rsidR="006146C1" w:rsidRDefault="006146C1" w:rsidP="006146C1">
      <w:r>
        <w:t>3.</w:t>
      </w:r>
    </w:p>
    <w:p w14:paraId="2FC4A28F" w14:textId="77777777" w:rsidR="006146C1" w:rsidRDefault="006146C1" w:rsidP="006146C1">
      <w:r>
        <w:t>[</w:t>
      </w:r>
      <w:proofErr w:type="spellStart"/>
      <w:r>
        <w:t>b,map</w:t>
      </w:r>
      <w:proofErr w:type="spellEnd"/>
      <w:r>
        <w:t xml:space="preserve">] = </w:t>
      </w:r>
      <w:proofErr w:type="spellStart"/>
      <w:r>
        <w:t>imread</w:t>
      </w:r>
      <w:proofErr w:type="spellEnd"/>
      <w:r>
        <w:t xml:space="preserve">('C:\Users\ywj5022\Desktop\image\citywall1.bmp'); </w:t>
      </w:r>
    </w:p>
    <w:p w14:paraId="259D278F" w14:textId="77777777" w:rsidR="006146C1" w:rsidRDefault="006146C1" w:rsidP="006146C1">
      <w:r>
        <w:t xml:space="preserve">map(end:255,:)=0; </w:t>
      </w:r>
    </w:p>
    <w:p w14:paraId="19036A19" w14:textId="77777777" w:rsidR="006146C1" w:rsidRDefault="006146C1" w:rsidP="006146C1">
      <w:r>
        <w:t>b1=ind2gray(</w:t>
      </w:r>
      <w:proofErr w:type="spellStart"/>
      <w:r>
        <w:t>b,map</w:t>
      </w:r>
      <w:proofErr w:type="spellEnd"/>
      <w:r>
        <w:t>);</w:t>
      </w:r>
    </w:p>
    <w:p w14:paraId="330A100F" w14:textId="77777777" w:rsidR="006146C1" w:rsidRDefault="006146C1" w:rsidP="006146C1"/>
    <w:p w14:paraId="2416D429" w14:textId="77777777" w:rsidR="006146C1" w:rsidRDefault="006146C1" w:rsidP="006146C1">
      <w:r>
        <w:t xml:space="preserve">[b1,map] = </w:t>
      </w:r>
      <w:proofErr w:type="spellStart"/>
      <w:r>
        <w:t>imread</w:t>
      </w:r>
      <w:proofErr w:type="spellEnd"/>
      <w:r>
        <w:t xml:space="preserve">('C:\Users\ywj5022\Desktop\image\citywall.bmp'); </w:t>
      </w:r>
    </w:p>
    <w:p w14:paraId="1AD5F207" w14:textId="77777777" w:rsidR="006146C1" w:rsidRDefault="006146C1" w:rsidP="006146C1">
      <w:r>
        <w:t xml:space="preserve">map(end:255,:)=0; </w:t>
      </w:r>
    </w:p>
    <w:p w14:paraId="1CB2B4D0" w14:textId="77777777" w:rsidR="006146C1" w:rsidRDefault="006146C1" w:rsidP="006146C1">
      <w:r>
        <w:t>b2=ind2gray(b1,map);</w:t>
      </w:r>
    </w:p>
    <w:p w14:paraId="0ECF40DE" w14:textId="77777777" w:rsidR="006146C1" w:rsidRDefault="006146C1" w:rsidP="006146C1"/>
    <w:p w14:paraId="3FF84C0E" w14:textId="77777777" w:rsidR="006146C1" w:rsidRDefault="006146C1" w:rsidP="006146C1">
      <w:r>
        <w:t xml:space="preserve">hist3 = </w:t>
      </w:r>
      <w:proofErr w:type="spellStart"/>
      <w:r>
        <w:t>imhist</w:t>
      </w:r>
      <w:proofErr w:type="spellEnd"/>
      <w:r>
        <w:t xml:space="preserve">(b2); </w:t>
      </w:r>
    </w:p>
    <w:p w14:paraId="338A92E6" w14:textId="77777777" w:rsidR="006146C1" w:rsidRDefault="006146C1" w:rsidP="006146C1">
      <w:r>
        <w:t xml:space="preserve">match11 = </w:t>
      </w:r>
      <w:proofErr w:type="spellStart"/>
      <w:r>
        <w:t>histeq</w:t>
      </w:r>
      <w:proofErr w:type="spellEnd"/>
      <w:r>
        <w:t>(b1, hist3);</w:t>
      </w:r>
    </w:p>
    <w:p w14:paraId="663244EA" w14:textId="77777777" w:rsidR="006146C1" w:rsidRDefault="006146C1" w:rsidP="006146C1"/>
    <w:p w14:paraId="318AAA2A" w14:textId="77777777" w:rsidR="006146C1" w:rsidRDefault="006146C1" w:rsidP="006146C1">
      <w:r>
        <w:t xml:space="preserve">figure; </w:t>
      </w:r>
    </w:p>
    <w:p w14:paraId="2FAEC8FA" w14:textId="77777777" w:rsidR="006146C1" w:rsidRDefault="006146C1" w:rsidP="006146C1">
      <w:r>
        <w:t xml:space="preserve">subplot(2, 3, 1), </w:t>
      </w:r>
      <w:proofErr w:type="spellStart"/>
      <w:r>
        <w:t>imshow</w:t>
      </w:r>
      <w:proofErr w:type="spellEnd"/>
      <w:r>
        <w:t xml:space="preserve">(b1), title('原图像'); </w:t>
      </w:r>
    </w:p>
    <w:p w14:paraId="5F60EFBE" w14:textId="77777777" w:rsidR="006146C1" w:rsidRDefault="006146C1" w:rsidP="006146C1">
      <w:r>
        <w:t xml:space="preserve">subplot(2, 3, 2), </w:t>
      </w:r>
      <w:proofErr w:type="spellStart"/>
      <w:r>
        <w:t>imshow</w:t>
      </w:r>
      <w:proofErr w:type="spellEnd"/>
      <w:r>
        <w:t xml:space="preserve">(b2), title('模板图像'); </w:t>
      </w:r>
    </w:p>
    <w:p w14:paraId="24DA2C75" w14:textId="77777777" w:rsidR="006146C1" w:rsidRDefault="006146C1" w:rsidP="006146C1">
      <w:r>
        <w:t xml:space="preserve">subplot(2, 3, 3), </w:t>
      </w:r>
      <w:proofErr w:type="spellStart"/>
      <w:r>
        <w:t>imshow</w:t>
      </w:r>
      <w:proofErr w:type="spellEnd"/>
      <w:r>
        <w:t xml:space="preserve">(match1), title('匹配后得到的图像'); </w:t>
      </w:r>
    </w:p>
    <w:p w14:paraId="60E85593" w14:textId="77777777" w:rsidR="006146C1" w:rsidRDefault="006146C1" w:rsidP="006146C1">
      <w:r>
        <w:t xml:space="preserve">subplot(2, 3, 4), </w:t>
      </w:r>
      <w:proofErr w:type="spellStart"/>
      <w:r>
        <w:t>imhist</w:t>
      </w:r>
      <w:proofErr w:type="spellEnd"/>
      <w:r>
        <w:t xml:space="preserve">(b1), title('原图像的直方图'); </w:t>
      </w:r>
    </w:p>
    <w:p w14:paraId="4C27D6C5" w14:textId="77777777" w:rsidR="006146C1" w:rsidRDefault="006146C1" w:rsidP="006146C1">
      <w:r>
        <w:t xml:space="preserve">subplot(2, 3, 5), </w:t>
      </w:r>
      <w:proofErr w:type="spellStart"/>
      <w:r>
        <w:t>imhist</w:t>
      </w:r>
      <w:proofErr w:type="spellEnd"/>
      <w:r>
        <w:t xml:space="preserve">(b2), title('模板图像的直方图'); </w:t>
      </w:r>
    </w:p>
    <w:p w14:paraId="2F6732C3" w14:textId="77777777" w:rsidR="006146C1" w:rsidRDefault="006146C1" w:rsidP="006146C1">
      <w:r>
        <w:t xml:space="preserve">subplot(2, 3, 6), </w:t>
      </w:r>
      <w:proofErr w:type="spellStart"/>
      <w:r>
        <w:t>imhist</w:t>
      </w:r>
      <w:proofErr w:type="spellEnd"/>
      <w:r>
        <w:t>(match1), title('匹配后的直方图');</w:t>
      </w:r>
    </w:p>
    <w:p w14:paraId="25132B99" w14:textId="77777777" w:rsidR="006146C1" w:rsidRDefault="006146C1" w:rsidP="006146C1"/>
    <w:p w14:paraId="6B7C4E5E" w14:textId="77777777" w:rsidR="006146C1" w:rsidRDefault="006146C1" w:rsidP="006146C1">
      <w:r>
        <w:t>4.</w:t>
      </w:r>
    </w:p>
    <w:p w14:paraId="1AD7586C" w14:textId="77777777" w:rsidR="006146C1" w:rsidRDefault="006146C1" w:rsidP="006146C1">
      <w:proofErr w:type="spellStart"/>
      <w:r>
        <w:t>img</w:t>
      </w:r>
      <w:proofErr w:type="spellEnd"/>
      <w:r>
        <w:t>=</w:t>
      </w:r>
      <w:proofErr w:type="spellStart"/>
      <w:r>
        <w:t>imread</w:t>
      </w:r>
      <w:proofErr w:type="spellEnd"/>
      <w:r>
        <w:t xml:space="preserve">('C:\Users\ywj5022\Desktop\image\lena.bmp'); </w:t>
      </w:r>
    </w:p>
    <w:p w14:paraId="5267ECD8" w14:textId="77777777" w:rsidR="006146C1" w:rsidRDefault="006146C1" w:rsidP="006146C1">
      <w:proofErr w:type="spellStart"/>
      <w:r>
        <w:t>figure,imshow</w:t>
      </w:r>
      <w:proofErr w:type="spellEnd"/>
      <w:r>
        <w:t>(</w:t>
      </w:r>
      <w:proofErr w:type="spellStart"/>
      <w:r>
        <w:t>img</w:t>
      </w:r>
      <w:proofErr w:type="spellEnd"/>
      <w:r>
        <w:t xml:space="preserve">); </w:t>
      </w:r>
    </w:p>
    <w:p w14:paraId="77F5EA7D" w14:textId="77777777" w:rsidR="006146C1" w:rsidRDefault="006146C1" w:rsidP="006146C1">
      <w:r>
        <w:t xml:space="preserve">title('原始图像'); </w:t>
      </w:r>
    </w:p>
    <w:p w14:paraId="3031BD50" w14:textId="77777777" w:rsidR="006146C1" w:rsidRDefault="006146C1" w:rsidP="006146C1">
      <w:r>
        <w:t xml:space="preserve">%构建模板 </w:t>
      </w:r>
    </w:p>
    <w:p w14:paraId="7F38824C" w14:textId="77777777" w:rsidR="006146C1" w:rsidRDefault="006146C1" w:rsidP="006146C1">
      <w:r>
        <w:t xml:space="preserve">n=7; </w:t>
      </w:r>
    </w:p>
    <w:p w14:paraId="35EB8E74" w14:textId="77777777" w:rsidR="006146C1" w:rsidRDefault="006146C1" w:rsidP="006146C1">
      <w:r>
        <w:t xml:space="preserve">model(1:n,1:n)=1;%a为n*n大小的模板，像素值为1 </w:t>
      </w:r>
    </w:p>
    <w:p w14:paraId="28C4C0E6" w14:textId="77777777" w:rsidR="006146C1" w:rsidRDefault="006146C1" w:rsidP="006146C1">
      <w:proofErr w:type="spellStart"/>
      <w:r>
        <w:t>imgTend</w:t>
      </w:r>
      <w:proofErr w:type="spellEnd"/>
      <w:r>
        <w:t>=</w:t>
      </w:r>
      <w:proofErr w:type="spellStart"/>
      <w:r>
        <w:t>wextend</w:t>
      </w:r>
      <w:proofErr w:type="spellEnd"/>
      <w:r>
        <w:t xml:space="preserve">('2D','sym',img,n); </w:t>
      </w:r>
    </w:p>
    <w:p w14:paraId="1F28F958" w14:textId="77777777" w:rsidR="006146C1" w:rsidRDefault="006146C1" w:rsidP="006146C1">
      <w:proofErr w:type="spellStart"/>
      <w:r>
        <w:t>tendTrans</w:t>
      </w:r>
      <w:proofErr w:type="spellEnd"/>
      <w:r>
        <w:t>=double(</w:t>
      </w:r>
      <w:proofErr w:type="spellStart"/>
      <w:r>
        <w:t>imgTend</w:t>
      </w:r>
      <w:proofErr w:type="spellEnd"/>
      <w:r>
        <w:t xml:space="preserve">);%变成double型便于后期的点乘计算 </w:t>
      </w:r>
    </w:p>
    <w:p w14:paraId="01F26AE2" w14:textId="77777777" w:rsidR="006146C1" w:rsidRDefault="006146C1" w:rsidP="006146C1">
      <w:r>
        <w:t>[</w:t>
      </w:r>
      <w:proofErr w:type="spellStart"/>
      <w:r>
        <w:t>row,col</w:t>
      </w:r>
      <w:proofErr w:type="spellEnd"/>
      <w:r>
        <w:t>]=size(</w:t>
      </w:r>
      <w:proofErr w:type="spellStart"/>
      <w:r>
        <w:t>imgTend</w:t>
      </w:r>
      <w:proofErr w:type="spellEnd"/>
      <w:r>
        <w:t xml:space="preserve">);%获取扩展后的图像的大小 </w:t>
      </w:r>
    </w:p>
    <w:p w14:paraId="4BFAFF45" w14:textId="77777777" w:rsidR="006146C1" w:rsidRDefault="006146C1" w:rsidP="006146C1">
      <w:proofErr w:type="spellStart"/>
      <w:r>
        <w:t>tendTransTmp</w:t>
      </w:r>
      <w:proofErr w:type="spellEnd"/>
      <w:r>
        <w:t>=</w:t>
      </w:r>
      <w:proofErr w:type="spellStart"/>
      <w:r>
        <w:t>tendTrans</w:t>
      </w:r>
      <w:proofErr w:type="spellEnd"/>
      <w:r>
        <w:t xml:space="preserve">; </w:t>
      </w:r>
    </w:p>
    <w:p w14:paraId="771FE97C" w14:textId="77777777" w:rsidR="006146C1" w:rsidRDefault="006146C1" w:rsidP="006146C1">
      <w:r>
        <w:t xml:space="preserve">for </w:t>
      </w:r>
      <w:proofErr w:type="spellStart"/>
      <w:r>
        <w:t>i</w:t>
      </w:r>
      <w:proofErr w:type="spellEnd"/>
      <w:r>
        <w:t xml:space="preserve">=n+1:row-n </w:t>
      </w:r>
    </w:p>
    <w:p w14:paraId="1E4D2EB6" w14:textId="77777777" w:rsidR="006146C1" w:rsidRDefault="006146C1" w:rsidP="006146C1">
      <w:r>
        <w:t xml:space="preserve">for j=n+1:col-n </w:t>
      </w:r>
    </w:p>
    <w:p w14:paraId="1205CEEB" w14:textId="77777777" w:rsidR="006146C1" w:rsidRDefault="006146C1" w:rsidP="006146C1">
      <w:proofErr w:type="spellStart"/>
      <w:r>
        <w:t>modelResult</w:t>
      </w:r>
      <w:proofErr w:type="spellEnd"/>
      <w:r>
        <w:t>=</w:t>
      </w:r>
      <w:proofErr w:type="spellStart"/>
      <w:r>
        <w:t>tendTrans</w:t>
      </w:r>
      <w:proofErr w:type="spellEnd"/>
      <w:r>
        <w:t>(</w:t>
      </w:r>
      <w:proofErr w:type="spellStart"/>
      <w:r>
        <w:t>i:i</w:t>
      </w:r>
      <w:proofErr w:type="spellEnd"/>
      <w:r>
        <w:t>+(n-1),</w:t>
      </w:r>
      <w:proofErr w:type="spellStart"/>
      <w:r>
        <w:t>j:j</w:t>
      </w:r>
      <w:proofErr w:type="spellEnd"/>
      <w:r>
        <w:t>+(n-1));</w:t>
      </w:r>
    </w:p>
    <w:p w14:paraId="03DFB5D6" w14:textId="77777777" w:rsidR="006146C1" w:rsidRDefault="006146C1" w:rsidP="006146C1">
      <w:proofErr w:type="spellStart"/>
      <w:r>
        <w:t>modelEpual</w:t>
      </w:r>
      <w:proofErr w:type="spellEnd"/>
      <w:r>
        <w:t>=</w:t>
      </w:r>
      <w:proofErr w:type="spellStart"/>
      <w:r>
        <w:t>histeq</w:t>
      </w:r>
      <w:proofErr w:type="spellEnd"/>
      <w:r>
        <w:t>(uint8(</w:t>
      </w:r>
      <w:proofErr w:type="spellStart"/>
      <w:r>
        <w:t>modelResult</w:t>
      </w:r>
      <w:proofErr w:type="spellEnd"/>
      <w:r>
        <w:t xml:space="preserve">)); </w:t>
      </w:r>
    </w:p>
    <w:p w14:paraId="384F8984" w14:textId="77777777" w:rsidR="006146C1" w:rsidRDefault="006146C1" w:rsidP="006146C1">
      <w:proofErr w:type="spellStart"/>
      <w:r>
        <w:t>equalTmp</w:t>
      </w:r>
      <w:proofErr w:type="spellEnd"/>
      <w:r>
        <w:t>=double(</w:t>
      </w:r>
      <w:proofErr w:type="spellStart"/>
      <w:r>
        <w:t>modelEpual</w:t>
      </w:r>
      <w:proofErr w:type="spellEnd"/>
      <w:r>
        <w:t xml:space="preserve">); </w:t>
      </w:r>
    </w:p>
    <w:p w14:paraId="5E5B5E53" w14:textId="77777777" w:rsidR="006146C1" w:rsidRDefault="006146C1" w:rsidP="006146C1">
      <w:proofErr w:type="spellStart"/>
      <w:r>
        <w:lastRenderedPageBreak/>
        <w:t>tendTransTmp</w:t>
      </w:r>
      <w:proofErr w:type="spellEnd"/>
      <w:r>
        <w:t>(</w:t>
      </w:r>
      <w:proofErr w:type="spellStart"/>
      <w:r>
        <w:t>i,j</w:t>
      </w:r>
      <w:proofErr w:type="spellEnd"/>
      <w:r>
        <w:t>)=</w:t>
      </w:r>
      <w:proofErr w:type="spellStart"/>
      <w:r>
        <w:t>equalTmp</w:t>
      </w:r>
      <w:proofErr w:type="spellEnd"/>
      <w:r>
        <w:t xml:space="preserve">(4,4);%将均衡后的中心点的像素值赋给原图对应点的元素 </w:t>
      </w:r>
    </w:p>
    <w:p w14:paraId="723E7A07" w14:textId="77777777" w:rsidR="006146C1" w:rsidRDefault="006146C1" w:rsidP="006146C1">
      <w:r>
        <w:t xml:space="preserve">end </w:t>
      </w:r>
    </w:p>
    <w:p w14:paraId="61DC639D" w14:textId="77777777" w:rsidR="006146C1" w:rsidRDefault="006146C1" w:rsidP="006146C1">
      <w:r>
        <w:t xml:space="preserve">end </w:t>
      </w:r>
    </w:p>
    <w:p w14:paraId="5EE66EA7" w14:textId="77777777" w:rsidR="006146C1" w:rsidRDefault="006146C1" w:rsidP="006146C1">
      <w:r>
        <w:t xml:space="preserve">%未被赋值的元素取原值 </w:t>
      </w:r>
    </w:p>
    <w:p w14:paraId="492FD6BB" w14:textId="77777777" w:rsidR="006146C1" w:rsidRDefault="006146C1" w:rsidP="006146C1">
      <w:r>
        <w:t>result=</w:t>
      </w:r>
      <w:proofErr w:type="spellStart"/>
      <w:r>
        <w:t>tendTransTmp</w:t>
      </w:r>
      <w:proofErr w:type="spellEnd"/>
      <w:r>
        <w:t xml:space="preserve">(n+1:row-n,n+1:col-n);%均衡化后取原图像大小 </w:t>
      </w:r>
    </w:p>
    <w:p w14:paraId="4B4DAA83" w14:textId="77777777" w:rsidR="006146C1" w:rsidRDefault="006146C1" w:rsidP="006146C1">
      <w:r>
        <w:t xml:space="preserve">result=uint8(result); </w:t>
      </w:r>
    </w:p>
    <w:p w14:paraId="7D93309D" w14:textId="77777777" w:rsidR="006146C1" w:rsidRDefault="006146C1" w:rsidP="006146C1">
      <w:r>
        <w:t xml:space="preserve">%d=uint8(x2); </w:t>
      </w:r>
    </w:p>
    <w:p w14:paraId="12BCECC0" w14:textId="77777777" w:rsidR="006146C1" w:rsidRDefault="006146C1" w:rsidP="006146C1">
      <w:proofErr w:type="spellStart"/>
      <w:r>
        <w:t>figure,imshow</w:t>
      </w:r>
      <w:proofErr w:type="spellEnd"/>
      <w:r>
        <w:t xml:space="preserve">(result); </w:t>
      </w:r>
    </w:p>
    <w:p w14:paraId="74D34302" w14:textId="77777777" w:rsidR="006146C1" w:rsidRDefault="006146C1" w:rsidP="006146C1">
      <w:r>
        <w:t>title('增强后图像');</w:t>
      </w:r>
    </w:p>
    <w:p w14:paraId="67BEABF2" w14:textId="77777777" w:rsidR="006146C1" w:rsidRDefault="006146C1" w:rsidP="006146C1"/>
    <w:p w14:paraId="18D74573" w14:textId="77777777" w:rsidR="006146C1" w:rsidRDefault="006146C1" w:rsidP="006146C1">
      <w:r>
        <w:t xml:space="preserve">5.close all </w:t>
      </w:r>
    </w:p>
    <w:p w14:paraId="158FFAC9" w14:textId="77777777" w:rsidR="006146C1" w:rsidRDefault="006146C1" w:rsidP="006146C1">
      <w:proofErr w:type="spellStart"/>
      <w:r>
        <w:t>clc</w:t>
      </w:r>
      <w:proofErr w:type="spellEnd"/>
      <w:r>
        <w:t xml:space="preserve"> </w:t>
      </w:r>
    </w:p>
    <w:p w14:paraId="4F94B8BA" w14:textId="77777777" w:rsidR="006146C1" w:rsidRDefault="006146C1" w:rsidP="006146C1">
      <w:r>
        <w:t xml:space="preserve">clear </w:t>
      </w:r>
    </w:p>
    <w:p w14:paraId="177F8AE5" w14:textId="77777777" w:rsidR="006146C1" w:rsidRDefault="006146C1" w:rsidP="006146C1">
      <w:r>
        <w:t>function OTSU(</w:t>
      </w:r>
      <w:proofErr w:type="spellStart"/>
      <w:r>
        <w:t>imgpath</w:t>
      </w:r>
      <w:proofErr w:type="spellEnd"/>
      <w:r>
        <w:t>)%最大类间方差法分割图像</w:t>
      </w:r>
    </w:p>
    <w:p w14:paraId="13002612" w14:textId="77777777" w:rsidR="006146C1" w:rsidRDefault="006146C1" w:rsidP="006146C1">
      <w:r>
        <w:t>[</w:t>
      </w:r>
      <w:proofErr w:type="spellStart"/>
      <w:r>
        <w:t>A,map</w:t>
      </w:r>
      <w:proofErr w:type="spellEnd"/>
      <w:r>
        <w:t>]=</w:t>
      </w:r>
      <w:proofErr w:type="spellStart"/>
      <w:r>
        <w:t>imread</w:t>
      </w:r>
      <w:proofErr w:type="spellEnd"/>
      <w:r>
        <w:t>('C:\Users\ywj5022\Desktop\image\elain.bmp');</w:t>
      </w:r>
    </w:p>
    <w:p w14:paraId="07C140D5" w14:textId="77777777" w:rsidR="006146C1" w:rsidRDefault="006146C1" w:rsidP="006146C1">
      <w:proofErr w:type="spellStart"/>
      <w:r>
        <w:t>A_gray</w:t>
      </w:r>
      <w:proofErr w:type="spellEnd"/>
      <w:r>
        <w:t>=ind2gray(</w:t>
      </w:r>
      <w:proofErr w:type="spellStart"/>
      <w:r>
        <w:t>A,map</w:t>
      </w:r>
      <w:proofErr w:type="spellEnd"/>
      <w:r>
        <w:t>);</w:t>
      </w:r>
    </w:p>
    <w:p w14:paraId="1BE0D903" w14:textId="77777777" w:rsidR="006146C1" w:rsidRDefault="006146C1" w:rsidP="006146C1">
      <w:r>
        <w:t>level=</w:t>
      </w:r>
      <w:proofErr w:type="spellStart"/>
      <w:r>
        <w:t>graythresh</w:t>
      </w:r>
      <w:proofErr w:type="spellEnd"/>
      <w:r>
        <w:t>(A);</w:t>
      </w:r>
    </w:p>
    <w:p w14:paraId="1BF21352" w14:textId="77777777" w:rsidR="006146C1" w:rsidRDefault="006146C1" w:rsidP="006146C1">
      <w:r>
        <w:t>B=im2bw(</w:t>
      </w:r>
      <w:proofErr w:type="spellStart"/>
      <w:r>
        <w:t>A,level</w:t>
      </w:r>
      <w:proofErr w:type="spellEnd"/>
      <w:r>
        <w:t>);</w:t>
      </w:r>
    </w:p>
    <w:p w14:paraId="30DBF25A" w14:textId="77777777" w:rsidR="006146C1" w:rsidRDefault="006146C1" w:rsidP="006146C1">
      <w:r>
        <w:t>figure;</w:t>
      </w:r>
    </w:p>
    <w:p w14:paraId="00ED3E11" w14:textId="77777777" w:rsidR="006146C1" w:rsidRDefault="006146C1" w:rsidP="006146C1">
      <w:r>
        <w:t>subplot(1,2,1),</w:t>
      </w:r>
      <w:proofErr w:type="spellStart"/>
      <w:r>
        <w:t>imshow</w:t>
      </w:r>
      <w:proofErr w:type="spellEnd"/>
      <w:r>
        <w:t>(A);title('原图');</w:t>
      </w:r>
    </w:p>
    <w:p w14:paraId="2872BDB6" w14:textId="77777777" w:rsidR="006146C1" w:rsidRDefault="006146C1" w:rsidP="006146C1">
      <w:r>
        <w:t>subplot(1,2,2),</w:t>
      </w:r>
      <w:proofErr w:type="spellStart"/>
      <w:r>
        <w:t>imshow</w:t>
      </w:r>
      <w:proofErr w:type="spellEnd"/>
      <w:r>
        <w:t>(B);title('分割后图像');</w:t>
      </w:r>
    </w:p>
    <w:p w14:paraId="299D1D5F" w14:textId="54E4B70C" w:rsidR="006146C1" w:rsidRPr="006146C1" w:rsidRDefault="006146C1" w:rsidP="006146C1">
      <w:pPr>
        <w:rPr>
          <w:rFonts w:hint="eastAsia"/>
        </w:rPr>
      </w:pPr>
      <w:r>
        <w:t>end</w:t>
      </w:r>
      <w:bookmarkStart w:id="6" w:name="_GoBack"/>
      <w:bookmarkEnd w:id="6"/>
    </w:p>
    <w:sectPr w:rsidR="006146C1" w:rsidRPr="006146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98AC7" w14:textId="77777777" w:rsidR="00E100FC" w:rsidRDefault="00E100FC" w:rsidP="006146C1">
      <w:r>
        <w:separator/>
      </w:r>
    </w:p>
  </w:endnote>
  <w:endnote w:type="continuationSeparator" w:id="0">
    <w:p w14:paraId="4B548943" w14:textId="77777777" w:rsidR="00E100FC" w:rsidRDefault="00E100FC" w:rsidP="00614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A2D0A" w14:textId="77777777" w:rsidR="00E100FC" w:rsidRDefault="00E100FC" w:rsidP="006146C1">
      <w:r>
        <w:separator/>
      </w:r>
    </w:p>
  </w:footnote>
  <w:footnote w:type="continuationSeparator" w:id="0">
    <w:p w14:paraId="6774B2A6" w14:textId="77777777" w:rsidR="00E100FC" w:rsidRDefault="00E100FC" w:rsidP="006146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C3F83"/>
    <w:multiLevelType w:val="hybridMultilevel"/>
    <w:tmpl w:val="8E1C46B4"/>
    <w:lvl w:ilvl="0" w:tplc="99F611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321"/>
    <w:rsid w:val="00017D11"/>
    <w:rsid w:val="002247CF"/>
    <w:rsid w:val="002F600B"/>
    <w:rsid w:val="0040169D"/>
    <w:rsid w:val="0050687B"/>
    <w:rsid w:val="00593B33"/>
    <w:rsid w:val="00610F4C"/>
    <w:rsid w:val="006146C1"/>
    <w:rsid w:val="006F2E0B"/>
    <w:rsid w:val="00852AC2"/>
    <w:rsid w:val="008712E4"/>
    <w:rsid w:val="008A7DD0"/>
    <w:rsid w:val="009A56EF"/>
    <w:rsid w:val="00A02347"/>
    <w:rsid w:val="00A82321"/>
    <w:rsid w:val="00D5352F"/>
    <w:rsid w:val="00DA6B05"/>
    <w:rsid w:val="00E07DE3"/>
    <w:rsid w:val="00E10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4E222"/>
  <w15:chartTrackingRefBased/>
  <w15:docId w15:val="{C9AF9CDD-F60F-4750-855F-66DF1ECEE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10F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A6B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6B0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A6B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10F4C"/>
    <w:rPr>
      <w:b/>
      <w:bCs/>
      <w:kern w:val="44"/>
      <w:sz w:val="44"/>
      <w:szCs w:val="44"/>
    </w:rPr>
  </w:style>
  <w:style w:type="character" w:styleId="a3">
    <w:name w:val="Strong"/>
    <w:basedOn w:val="a0"/>
    <w:uiPriority w:val="22"/>
    <w:qFormat/>
    <w:rsid w:val="00610F4C"/>
    <w:rPr>
      <w:b/>
      <w:bCs/>
    </w:rPr>
  </w:style>
  <w:style w:type="paragraph" w:styleId="a4">
    <w:name w:val="Subtitle"/>
    <w:basedOn w:val="a"/>
    <w:next w:val="a"/>
    <w:link w:val="a5"/>
    <w:uiPriority w:val="11"/>
    <w:qFormat/>
    <w:rsid w:val="00610F4C"/>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610F4C"/>
    <w:rPr>
      <w:b/>
      <w:bCs/>
      <w:kern w:val="28"/>
      <w:sz w:val="32"/>
      <w:szCs w:val="32"/>
    </w:rPr>
  </w:style>
  <w:style w:type="paragraph" w:styleId="a6">
    <w:name w:val="Title"/>
    <w:basedOn w:val="a"/>
    <w:next w:val="a"/>
    <w:link w:val="a7"/>
    <w:uiPriority w:val="10"/>
    <w:qFormat/>
    <w:rsid w:val="00610F4C"/>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610F4C"/>
    <w:rPr>
      <w:rFonts w:asciiTheme="majorHAnsi" w:eastAsiaTheme="majorEastAsia" w:hAnsiTheme="majorHAnsi" w:cstheme="majorBidi"/>
      <w:b/>
      <w:bCs/>
      <w:sz w:val="32"/>
      <w:szCs w:val="32"/>
    </w:rPr>
  </w:style>
  <w:style w:type="character" w:styleId="a8">
    <w:name w:val="Subtle Emphasis"/>
    <w:basedOn w:val="a0"/>
    <w:uiPriority w:val="19"/>
    <w:qFormat/>
    <w:rsid w:val="00610F4C"/>
    <w:rPr>
      <w:i/>
      <w:iCs/>
      <w:color w:val="404040" w:themeColor="text1" w:themeTint="BF"/>
    </w:rPr>
  </w:style>
  <w:style w:type="character" w:styleId="a9">
    <w:name w:val="Emphasis"/>
    <w:basedOn w:val="a0"/>
    <w:uiPriority w:val="20"/>
    <w:qFormat/>
    <w:rsid w:val="00610F4C"/>
    <w:rPr>
      <w:i/>
      <w:iCs/>
    </w:rPr>
  </w:style>
  <w:style w:type="character" w:styleId="aa">
    <w:name w:val="Intense Emphasis"/>
    <w:basedOn w:val="a0"/>
    <w:uiPriority w:val="21"/>
    <w:qFormat/>
    <w:rsid w:val="00610F4C"/>
    <w:rPr>
      <w:i/>
      <w:iCs/>
      <w:color w:val="4472C4" w:themeColor="accent1"/>
    </w:rPr>
  </w:style>
  <w:style w:type="character" w:customStyle="1" w:styleId="20">
    <w:name w:val="标题 2 字符"/>
    <w:basedOn w:val="a0"/>
    <w:link w:val="2"/>
    <w:uiPriority w:val="9"/>
    <w:rsid w:val="00DA6B0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A6B05"/>
    <w:rPr>
      <w:b/>
      <w:bCs/>
      <w:sz w:val="32"/>
      <w:szCs w:val="32"/>
    </w:rPr>
  </w:style>
  <w:style w:type="character" w:customStyle="1" w:styleId="40">
    <w:name w:val="标题 4 字符"/>
    <w:basedOn w:val="a0"/>
    <w:link w:val="4"/>
    <w:uiPriority w:val="9"/>
    <w:rsid w:val="00DA6B05"/>
    <w:rPr>
      <w:rFonts w:asciiTheme="majorHAnsi" w:eastAsiaTheme="majorEastAsia" w:hAnsiTheme="majorHAnsi" w:cstheme="majorBidi"/>
      <w:b/>
      <w:bCs/>
      <w:sz w:val="28"/>
      <w:szCs w:val="28"/>
    </w:rPr>
  </w:style>
  <w:style w:type="paragraph" w:styleId="ab">
    <w:name w:val="No Spacing"/>
    <w:uiPriority w:val="1"/>
    <w:qFormat/>
    <w:rsid w:val="002247CF"/>
    <w:pPr>
      <w:widowControl w:val="0"/>
      <w:jc w:val="both"/>
    </w:pPr>
  </w:style>
  <w:style w:type="paragraph" w:customStyle="1" w:styleId="rich-diff-level-zero">
    <w:name w:val="rich-diff-level-zero"/>
    <w:basedOn w:val="a"/>
    <w:rsid w:val="008A7DD0"/>
    <w:pPr>
      <w:widowControl/>
      <w:spacing w:before="100" w:beforeAutospacing="1" w:after="100" w:afterAutospacing="1"/>
      <w:jc w:val="left"/>
    </w:pPr>
    <w:rPr>
      <w:rFonts w:ascii="宋体" w:eastAsia="宋体" w:hAnsi="宋体" w:cs="宋体"/>
      <w:kern w:val="0"/>
      <w:sz w:val="24"/>
      <w:szCs w:val="24"/>
    </w:rPr>
  </w:style>
  <w:style w:type="paragraph" w:styleId="ac">
    <w:name w:val="header"/>
    <w:basedOn w:val="a"/>
    <w:link w:val="ad"/>
    <w:uiPriority w:val="99"/>
    <w:unhideWhenUsed/>
    <w:rsid w:val="006146C1"/>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6146C1"/>
    <w:rPr>
      <w:sz w:val="18"/>
      <w:szCs w:val="18"/>
    </w:rPr>
  </w:style>
  <w:style w:type="paragraph" w:styleId="ae">
    <w:name w:val="footer"/>
    <w:basedOn w:val="a"/>
    <w:link w:val="af"/>
    <w:uiPriority w:val="99"/>
    <w:unhideWhenUsed/>
    <w:rsid w:val="006146C1"/>
    <w:pPr>
      <w:tabs>
        <w:tab w:val="center" w:pos="4153"/>
        <w:tab w:val="right" w:pos="8306"/>
      </w:tabs>
      <w:snapToGrid w:val="0"/>
      <w:jc w:val="left"/>
    </w:pPr>
    <w:rPr>
      <w:sz w:val="18"/>
      <w:szCs w:val="18"/>
    </w:rPr>
  </w:style>
  <w:style w:type="character" w:customStyle="1" w:styleId="af">
    <w:name w:val="页脚 字符"/>
    <w:basedOn w:val="a0"/>
    <w:link w:val="ae"/>
    <w:uiPriority w:val="99"/>
    <w:rsid w:val="006146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981009">
      <w:bodyDiv w:val="1"/>
      <w:marLeft w:val="0"/>
      <w:marRight w:val="0"/>
      <w:marTop w:val="0"/>
      <w:marBottom w:val="0"/>
      <w:divBdr>
        <w:top w:val="none" w:sz="0" w:space="0" w:color="auto"/>
        <w:left w:val="none" w:sz="0" w:space="0" w:color="auto"/>
        <w:bottom w:val="none" w:sz="0" w:space="0" w:color="auto"/>
        <w:right w:val="none" w:sz="0" w:space="0" w:color="auto"/>
      </w:divBdr>
    </w:div>
    <w:div w:id="183653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28</Pages>
  <Words>584</Words>
  <Characters>3332</Characters>
  <Application>Microsoft Office Word</Application>
  <DocSecurity>0</DocSecurity>
  <Lines>27</Lines>
  <Paragraphs>7</Paragraphs>
  <ScaleCrop>false</ScaleCrop>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Yu</dc:creator>
  <cp:keywords/>
  <dc:description/>
  <cp:lastModifiedBy>Jing Yu</cp:lastModifiedBy>
  <cp:revision>10</cp:revision>
  <dcterms:created xsi:type="dcterms:W3CDTF">2019-03-19T09:37:00Z</dcterms:created>
  <dcterms:modified xsi:type="dcterms:W3CDTF">2019-03-19T11:38:00Z</dcterms:modified>
</cp:coreProperties>
</file>